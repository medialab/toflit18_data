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ABEBB6" w14:textId="29ADEA6A" w:rsidR="002C28AF" w:rsidRDefault="002A553E" w:rsidP="002A553E">
      <w:pPr>
        <w:pStyle w:val="Titre"/>
        <w:jc w:val="center"/>
      </w:pPr>
      <w:bookmarkStart w:id="0" w:name="_GoBack"/>
      <w:bookmarkEnd w:id="0"/>
      <w:r>
        <w:t>The impacts of the Eden Agreement on the Anglo-French Trade</w:t>
      </w:r>
    </w:p>
    <w:p w14:paraId="610DC623" w14:textId="77777777" w:rsidR="000C2F77" w:rsidRPr="000C2F77" w:rsidRDefault="000C2F77" w:rsidP="000C2F77">
      <w:pPr>
        <w:rPr>
          <w:sz w:val="10"/>
          <w:szCs w:val="10"/>
        </w:rPr>
      </w:pPr>
    </w:p>
    <w:p w14:paraId="5F7EAAF0" w14:textId="1345D99F" w:rsidR="002C28AF" w:rsidRDefault="002A553E" w:rsidP="00252827">
      <w:pPr>
        <w:pStyle w:val="Sous-titre"/>
        <w:jc w:val="center"/>
      </w:pPr>
      <w:r>
        <w:t xml:space="preserve">A brief study of trade volumes, composition of trade, </w:t>
      </w:r>
      <w:r w:rsidR="000C2F77">
        <w:t xml:space="preserve">main commercial ports and </w:t>
      </w:r>
      <w:r>
        <w:t>prices</w:t>
      </w:r>
    </w:p>
    <w:p w14:paraId="3FABBCA3" w14:textId="77777777" w:rsidR="00266CE1" w:rsidRPr="00266CE1" w:rsidRDefault="00266CE1" w:rsidP="00266CE1"/>
    <w:p w14:paraId="7D668FB7" w14:textId="77777777" w:rsidR="00F25B07" w:rsidRPr="00266CE1" w:rsidRDefault="00F25B07" w:rsidP="00F25B07">
      <w:pPr>
        <w:jc w:val="left"/>
        <w:rPr>
          <w:ins w:id="1" w:author="Corentin Ponton" w:date="2016-08-03T11:17:00Z"/>
        </w:rPr>
      </w:pPr>
      <w:ins w:id="2" w:author="Corentin Ponton" w:date="2016-08-03T11:17:00Z">
        <w:r w:rsidRPr="00266CE1">
          <w:t>Corentin Ponton</w:t>
        </w:r>
      </w:ins>
    </w:p>
    <w:p w14:paraId="62A46C1E" w14:textId="77777777" w:rsidR="00F25B07" w:rsidRPr="00266CE1" w:rsidRDefault="00F25B07" w:rsidP="00F25B07">
      <w:pPr>
        <w:jc w:val="left"/>
        <w:rPr>
          <w:ins w:id="3" w:author="Corentin Ponton" w:date="2016-08-03T11:17:00Z"/>
        </w:rPr>
      </w:pPr>
      <w:ins w:id="4" w:author="Corentin Ponton" w:date="2016-08-03T11:17:00Z">
        <w:r>
          <w:fldChar w:fldCharType="begin"/>
        </w:r>
        <w:r>
          <w:instrText xml:space="preserve"> HYPERLINK "mailto:corentin.ponton@dauphine.eu" </w:instrText>
        </w:r>
        <w:r>
          <w:fldChar w:fldCharType="separate"/>
        </w:r>
        <w:r w:rsidRPr="00266CE1">
          <w:rPr>
            <w:rStyle w:val="Lienhypertexte"/>
          </w:rPr>
          <w:t>corentin.ponton@dauphine.eu</w:t>
        </w:r>
        <w:r>
          <w:rPr>
            <w:rStyle w:val="Lienhypertexte"/>
          </w:rPr>
          <w:fldChar w:fldCharType="end"/>
        </w:r>
        <w:r w:rsidRPr="00266CE1">
          <w:t xml:space="preserve"> / Paris Dauphine University</w:t>
        </w:r>
      </w:ins>
    </w:p>
    <w:p w14:paraId="2611C69D" w14:textId="77777777" w:rsidR="00D85E5B" w:rsidRPr="00266CE1" w:rsidRDefault="00D85E5B" w:rsidP="00266CE1">
      <w:pPr>
        <w:pBdr>
          <w:bottom w:val="single" w:sz="6" w:space="1" w:color="auto"/>
        </w:pBdr>
      </w:pPr>
    </w:p>
    <w:p w14:paraId="712DD189" w14:textId="6FD7FE28" w:rsidR="002F3945" w:rsidRPr="000C2F77" w:rsidRDefault="000C2F77" w:rsidP="00266CE1">
      <w:pPr>
        <w:pStyle w:val="Titre1"/>
        <w:rPr>
          <w:lang w:val="en-GB"/>
        </w:rPr>
      </w:pPr>
      <w:r>
        <w:t>Introduction</w:t>
      </w:r>
    </w:p>
    <w:p w14:paraId="05CC6CF5" w14:textId="4C05EA43" w:rsidR="002F3945" w:rsidRPr="009224A2" w:rsidRDefault="002F3945" w:rsidP="00C50C54">
      <w:pPr>
        <w:ind w:firstLine="708"/>
      </w:pPr>
      <w:r w:rsidRPr="009224A2">
        <w:t>The Anglo-French Commercial Treaty of 1786 marks the end of a customs war between Great Britain and France. The treaty, also called “Eden Treaty” in reference to the British negotiator o</w:t>
      </w:r>
      <w:r w:rsidR="005A74DF">
        <w:t>f the treaty William Eden, opened</w:t>
      </w:r>
      <w:r w:rsidRPr="009224A2">
        <w:t xml:space="preserve"> the gates to a large increase in trade between the two countries </w:t>
      </w:r>
      <w:del w:id="5" w:author="Utilisateur de Microsoft Office" w:date="2016-07-31T21:00:00Z">
        <w:r w:rsidRPr="009224A2" w:rsidDel="0009266F">
          <w:delText xml:space="preserve">whereas </w:delText>
        </w:r>
      </w:del>
      <w:ins w:id="6" w:author="Utilisateur de Microsoft Office" w:date="2016-07-31T21:00:00Z">
        <w:r w:rsidR="0009266F">
          <w:t>despite</w:t>
        </w:r>
        <w:r w:rsidR="0009266F" w:rsidRPr="009224A2">
          <w:t xml:space="preserve"> </w:t>
        </w:r>
      </w:ins>
      <w:del w:id="7" w:author="Utilisateur de Microsoft Office" w:date="2016-07-31T21:00:00Z">
        <w:r w:rsidRPr="009224A2" w:rsidDel="0009266F">
          <w:delText xml:space="preserve">there was </w:delText>
        </w:r>
      </w:del>
      <w:r w:rsidRPr="009224A2">
        <w:t>a great deal of animosity betw</w:t>
      </w:r>
      <w:r>
        <w:t xml:space="preserve">een them. </w:t>
      </w:r>
      <w:ins w:id="8" w:author="Utilisateur de Microsoft Office" w:date="2016-07-31T20:58:00Z">
        <w:r w:rsidR="00C70439">
          <w:t xml:space="preserve">The </w:t>
        </w:r>
      </w:ins>
      <w:del w:id="9" w:author="Utilisateur de Microsoft Office" w:date="2016-07-31T20:58:00Z">
        <w:r w:rsidDel="00C70439">
          <w:delText>L</w:delText>
        </w:r>
        <w:r w:rsidRPr="009224A2" w:rsidDel="00C70439">
          <w:delText xml:space="preserve">. </w:delText>
        </w:r>
        <w:r w:rsidDel="00C70439">
          <w:delText>Colley</w:delText>
        </w:r>
        <w:r w:rsidRPr="009224A2" w:rsidDel="00C70439">
          <w:delText xml:space="preserve"> explains that the </w:delText>
        </w:r>
      </w:del>
      <w:r w:rsidRPr="009224A2">
        <w:t>“British consciousness has been built on hatred of France and French people”</w:t>
      </w:r>
      <w:r w:rsidRPr="009224A2">
        <w:rPr>
          <w:rStyle w:val="Appelnotedebasdep"/>
        </w:rPr>
        <w:footnoteReference w:id="1"/>
      </w:r>
      <w:r>
        <w:t xml:space="preserve"> </w:t>
      </w:r>
      <w:r>
        <w:fldChar w:fldCharType="begin" w:fldLock="1"/>
      </w:r>
      <w:r>
        <w:instrText>ADDIN CSL_CITATION { "citationItems" : [ { "id" : "ITEM-1", "itemData" : { "DOI" : "10.1080/03612759.1993.9950823", "ISBN" : "0335-5322", "ISSN" : "0361-2759", "PMID" : "277378869", "abstract" : "Download full text\\n    \\n            \\n\\n\\n    var addthis_config = {\\n        ui_cobrand: \"Taylor &amp;amp; Francis Online\",\\n        services_compact: \"citeulike,netvibes,twitter,technorati,delicious,linkedin,facebook,stumbleupon,digg,google,more\",\\n        pubid: \"ra-4dff56cd6bb1830b\"\\n    };\\n\\n    \\n\\n        \\n            \\n                Add to shortlist\\n            \\n        \\n\\n        \\n            \\n                \\n                        \\n                            Link\\n                        \\n\\n                        \\n                            \\n                                \\n                                    Permalink\\n                                \\n\\n                                \\n                                    \\n                                    \\n\\n                                    \\n\\n                                    \\n                                        \\n                                    \\n                                    \\n                                            http://dx.doi.org/10.1080/03612759.1993.9950823\\n                                    \\n                                \\n                            \\n                            \\n                            \\n                        \\n                    \\n            \\n        \\n\\n        \\n            \\n                \\n                    Download Citation\\n                \\n            \\n        \\n    \\n            Recommend to:\\n        \\n        \\n            \\n                    \\n                \\n\\n            \\n                \\n                \\n                A friend", "author" : [ { "dropping-particle" : "", "family" : "Colley", "given" : "Linda", "non-dropping-particle" : "", "parse-names" : false, "suffix" : "" }, { "dropping-particle" : "", "family" : "Prall", "given" : "Stuart E.", "non-dropping-particle" : "", "parse-names" : false, "suffix" : "" } ], "container-title" : "History: Reviews of New Books", "id" : "ITEM-1", "issue" : "1", "issued" : { "date-parts" : [ [ "1993" ] ] }, "page" : "35-35", "title" : "Britons: Forging the Nation, 1707\u20131837", "type" : "article-journal", "volume" : "22" }, "uris" : [ "http://www.mendeley.com/documents/?uuid=d1cc8a58-2ba6-4ec3-9c17-18df5426faac" ] } ], "mendeley" : { "formattedCitation" : "(Colley &amp; Prall 1993)", "manualFormatting" : "(Colley 1993)", "plainTextFormattedCitation" : "(Colley &amp; Prall 1993)", "previouslyFormattedCitation" : "(Colley &amp; Prall 1993)" }, "properties" : { "noteIndex" : 0 }, "schema" : "https://github.com/citation-style-language/schema/raw/master/csl-citation.json" }</w:instrText>
      </w:r>
      <w:r>
        <w:fldChar w:fldCharType="separate"/>
      </w:r>
      <w:r w:rsidRPr="0031273F">
        <w:rPr>
          <w:noProof/>
        </w:rPr>
        <w:t>(Colley 1993)</w:t>
      </w:r>
      <w:r>
        <w:fldChar w:fldCharType="end"/>
      </w:r>
      <w:r w:rsidRPr="009224A2">
        <w:t>. Even in peace time a commercial rivalry grew during the eighteenth century and prevent</w:t>
      </w:r>
      <w:ins w:id="13" w:author="Corentin Ponton" w:date="2016-08-03T11:18:00Z">
        <w:r w:rsidR="00F25B07">
          <w:t>ed</w:t>
        </w:r>
      </w:ins>
      <w:r w:rsidRPr="009224A2">
        <w:t xml:space="preserve"> commercial relationships until the Eden Treaty</w:t>
      </w:r>
      <w:r w:rsidR="00BC4130">
        <w:t xml:space="preserve"> </w:t>
      </w:r>
      <w:r>
        <w:fldChar w:fldCharType="begin" w:fldLock="1"/>
      </w:r>
      <w:r>
        <w:instrText>ADDIN CSL_CITATION { "citationItems" : [ { "id" : "ITEM-1", "itemData" : { "author" : [ { "dropping-particle" : "", "family" : "Black", "given" : "Jeremy", "non-dropping-particle" : "", "parse-names" : false, "suffix" : "" } ], "id" : "ITEM-1", "issued" : { "date-parts" : [ [ "1986" ] ] }, "publisher-place" : "Londres", "title" : "Natural and necessary enemies: Anglo-French Relations in the Eighteenth Century", "type" : "book" }, "uris" : [ "http://www.mendeley.com/documents/?uuid=f127d129-92cc-4a3b-8507-485dd851d5bb" ] } ], "mendeley" : { "formattedCitation" : "(Black 1986)", "plainTextFormattedCitation" : "(Black 1986)", "previouslyFormattedCitation" : "(Black 1986)" }, "properties" : { "noteIndex" : 0 }, "schema" : "https://github.com/citation-style-language/schema/raw/master/csl-citation.json" }</w:instrText>
      </w:r>
      <w:r>
        <w:fldChar w:fldCharType="separate"/>
      </w:r>
      <w:r w:rsidRPr="0031273F">
        <w:rPr>
          <w:noProof/>
        </w:rPr>
        <w:t>(Black 1986)</w:t>
      </w:r>
      <w:r>
        <w:fldChar w:fldCharType="end"/>
      </w:r>
      <w:r>
        <w:t>.</w:t>
      </w:r>
      <w:r w:rsidRPr="009224A2">
        <w:t xml:space="preserve"> Since 1713, Anglo-French commerce had been only regulated by the Treaty of Utrecht. </w:t>
      </w:r>
      <w:ins w:id="14" w:author="Utilisateur de Microsoft Office" w:date="2016-07-31T21:01:00Z">
        <w:r w:rsidR="0009266F">
          <w:t xml:space="preserve">Explications. </w:t>
        </w:r>
      </w:ins>
      <w:r w:rsidRPr="009224A2">
        <w:t xml:space="preserve">But the reciprocal freedom of trade guaranteed by this agreement had never seen the light of day because Britain had not ratified </w:t>
      </w:r>
      <w:r w:rsidR="00C50A9D">
        <w:t xml:space="preserve">the </w:t>
      </w:r>
      <w:r w:rsidRPr="009224A2">
        <w:t xml:space="preserve">Articles 8 and 9 </w:t>
      </w:r>
      <w:r w:rsidRPr="009224A2">
        <w:fldChar w:fldCharType="begin" w:fldLock="1"/>
      </w:r>
      <w:r w:rsidRPr="009224A2">
        <w:instrText>ADDIN CSL_CITATION { "citationItems" : [ { "id" : "ITEM-1", "itemData" : { "author" : [ { "dropping-particle" : "", "family" : "Henderson", "given" : "W . O .", "non-dropping-particle" : "", "parse-names" : false, "suffix" : "" } ], "container-title" : "The Economic History Review", "id" : "ITEM-1", "issue" : "1", "issued" : { "date-parts" : [ [ "1957" ] ] }, "page" : "104-112", "title" : "The Anglo-French Commercial Treaty of 1786", "type" : "article-journal", "volume" : "10" }, "uris" : [ "http://www.mendeley.com/documents/?uuid=c8ba5654-4d1b-41ff-9190-e6e0da7555f0" ] } ], "mendeley" : { "formattedCitation" : "(Henderson 1957)", "plainTextFormattedCitation" : "(Henderson 1957)", "previouslyFormattedCitation" : "(Henderson 1957)" }, "properties" : { "noteIndex" : 0 }, "schema" : "https://github.com/citation-style-language/schema/raw/master/csl-citation.json" }</w:instrText>
      </w:r>
      <w:r w:rsidRPr="009224A2">
        <w:fldChar w:fldCharType="separate"/>
      </w:r>
      <w:r w:rsidRPr="009224A2">
        <w:rPr>
          <w:noProof/>
        </w:rPr>
        <w:t>(Henderson 1957)</w:t>
      </w:r>
      <w:r w:rsidRPr="009224A2">
        <w:fldChar w:fldCharType="end"/>
      </w:r>
      <w:r w:rsidRPr="009224A2">
        <w:t>.</w:t>
      </w:r>
    </w:p>
    <w:p w14:paraId="0E7CB3F8" w14:textId="77777777" w:rsidR="002F3945" w:rsidRPr="00773FA0" w:rsidRDefault="002F3945" w:rsidP="002F3945">
      <w:pPr>
        <w:rPr>
          <w:lang w:val="en-GB"/>
        </w:rPr>
      </w:pPr>
    </w:p>
    <w:p w14:paraId="6110F713" w14:textId="3D2D38F1" w:rsidR="002F3945" w:rsidRPr="00981ADE" w:rsidRDefault="002F3945" w:rsidP="002F3945">
      <w:pPr>
        <w:rPr>
          <w:rFonts w:cs="Arial"/>
          <w:color w:val="1B1B1B"/>
          <w:lang w:val="en-GB"/>
        </w:rPr>
      </w:pPr>
      <w:r w:rsidRPr="00981ADE">
        <w:rPr>
          <w:lang w:val="en-GB"/>
        </w:rPr>
        <w:t>The origins of the treaty take root</w:t>
      </w:r>
      <w:ins w:id="15" w:author="Corentin Ponton" w:date="2016-08-03T11:17:00Z">
        <w:r w:rsidR="00F25B07">
          <w:rPr>
            <w:lang w:val="en-GB"/>
          </w:rPr>
          <w:t>s</w:t>
        </w:r>
      </w:ins>
      <w:r w:rsidRPr="00981ADE">
        <w:rPr>
          <w:lang w:val="en-GB"/>
        </w:rPr>
        <w:t xml:space="preserve"> in the Treaty of Paris signed in 1783 </w:t>
      </w:r>
      <w:r w:rsidR="00C50A9D">
        <w:rPr>
          <w:lang w:val="en-GB"/>
        </w:rPr>
        <w:t>which</w:t>
      </w:r>
      <w:r w:rsidRPr="00981ADE">
        <w:rPr>
          <w:lang w:val="en-GB"/>
        </w:rPr>
        <w:t xml:space="preserve"> ended the American Revolutionary War. The article 18 does indeed provide new trade arrangements between Great-Britain and France which would replace the moribund Commercial relationships</w:t>
      </w:r>
      <w:ins w:id="16" w:author="Utilisateur de Microsoft Office" w:date="2016-07-31T21:01:00Z">
        <w:r w:rsidR="0009266F" w:rsidRPr="0009266F">
          <w:rPr>
            <w:lang w:val="en-GB"/>
          </w:rPr>
          <w:t xml:space="preserve"> </w:t>
        </w:r>
        <w:r w:rsidR="0009266F">
          <w:rPr>
            <w:lang w:val="en-GB"/>
          </w:rPr>
          <w:t>of 1713</w:t>
        </w:r>
      </w:ins>
      <w:r w:rsidRPr="00981ADE">
        <w:rPr>
          <w:lang w:val="en-GB"/>
        </w:rPr>
        <w:t>. The initiator of this project</w:t>
      </w:r>
      <w:r w:rsidR="003B6ABC">
        <w:rPr>
          <w:lang w:val="en-GB"/>
        </w:rPr>
        <w:t xml:space="preserve"> is the French part, with</w:t>
      </w:r>
      <w:r w:rsidRPr="00981ADE">
        <w:rPr>
          <w:lang w:val="en-GB"/>
        </w:rPr>
        <w:t xml:space="preserve"> Charles Gravier Comte de Vergennes </w:t>
      </w:r>
      <w:r w:rsidRPr="00981ADE">
        <w:rPr>
          <w:lang w:val="en-GB"/>
        </w:rPr>
        <w:fldChar w:fldCharType="begin" w:fldLock="1"/>
      </w:r>
      <w:r w:rsidRPr="00981ADE">
        <w:rPr>
          <w:lang w:val="en-GB"/>
        </w:rPr>
        <w:instrText>ADDIN CSL_CITATION { "citationItems" : [ { "id" : "ITEM-1", "itemData" : { "ISBN" : "9780765807397", "abstract" : "The great Swedish economist, Heckscher\u2019s, first effort to show how interventionist economic policies fail. He began with this 1918 study of Napoleon\u2019s effort to wage economic warfare against the British known as The Continental System. His later and better known work in a similar vein was his 2 volume study of the system of economic regulation in the 18th century known as Mercantilism.", "author" : [ { "dropping-particle" : "", "family" : "Heckscher", "given" : "Eli F.", "non-dropping-particle" : "", "parse-names" : false, "suffix" : "" } ], "container-title" : "Oxford: Clarendon Press", "edition" : "Harald Wes", "editor" : [ { "dropping-particle" : "", "family" : "Westergaard", "given" : "Harald", "non-dropping-particle" : "", "parse-names" : false, "suffix" : "" } ], "id" : "ITEM-1", "issued" : { "date-parts" : [ [ "1922" ] ] }, "number-of-pages" : "1-323", "title" : "The Continental System: An Economic Interpretation,", "type" : "book", "volume" : "1" }, "uris" : [ "http://www.mendeley.com/documents/?uuid=734af933-492b-491d-97a3-e852f4423586" ] } ], "mendeley" : { "formattedCitation" : "(Heckscher 1922)", "plainTextFormattedCitation" : "(Heckscher 1922)", "previouslyFormattedCitation" : "(Heckscher 1922)" }, "properties" : { "noteIndex" : 0 }, "schema" : "https://github.com/citation-style-language/schema/raw/master/csl-citation.json" }</w:instrText>
      </w:r>
      <w:r w:rsidRPr="00981ADE">
        <w:rPr>
          <w:lang w:val="en-GB"/>
        </w:rPr>
        <w:fldChar w:fldCharType="separate"/>
      </w:r>
      <w:r w:rsidRPr="00981ADE">
        <w:rPr>
          <w:noProof/>
          <w:lang w:val="en-GB"/>
        </w:rPr>
        <w:t>(Heckscher 1922)</w:t>
      </w:r>
      <w:r w:rsidRPr="00981ADE">
        <w:rPr>
          <w:lang w:val="en-GB"/>
        </w:rPr>
        <w:fldChar w:fldCharType="end"/>
      </w:r>
      <w:r w:rsidRPr="00981ADE">
        <w:rPr>
          <w:lang w:val="en-GB"/>
        </w:rPr>
        <w:t xml:space="preserve">. He was a French statesman and diplomat who served as Foreign Minister from 1774 during the reign of Louis XVI, and he shared physiocratic views with other </w:t>
      </w:r>
      <w:r w:rsidR="006F1E36" w:rsidRPr="00981ADE">
        <w:rPr>
          <w:lang w:val="en-GB"/>
        </w:rPr>
        <w:t xml:space="preserve">statesman </w:t>
      </w:r>
      <w:r w:rsidRPr="00981ADE">
        <w:rPr>
          <w:lang w:val="en-GB"/>
        </w:rPr>
        <w:t xml:space="preserve">and circles of influence. As </w:t>
      </w:r>
      <w:r w:rsidR="003B6ABC" w:rsidRPr="003B6ABC">
        <w:rPr>
          <w:lang w:val="en-GB"/>
        </w:rPr>
        <w:t>this economic theory relies on the assumption that the wealth of nations on</w:t>
      </w:r>
      <w:r w:rsidR="003B6ABC">
        <w:rPr>
          <w:lang w:val="en-GB"/>
        </w:rPr>
        <w:t>ly comes from agricultural land</w:t>
      </w:r>
      <w:r w:rsidRPr="00981ADE">
        <w:rPr>
          <w:lang w:val="en-GB"/>
        </w:rPr>
        <w:t xml:space="preserve">, Vergennes wanted to facilitate the development of trade with Great Britain which majority produce manufactured goods, to allow French economy </w:t>
      </w:r>
      <w:r w:rsidR="00C50A9D">
        <w:rPr>
          <w:lang w:val="en-GB"/>
        </w:rPr>
        <w:t>to focus</w:t>
      </w:r>
      <w:r w:rsidRPr="00981ADE">
        <w:rPr>
          <w:lang w:val="en-GB"/>
        </w:rPr>
        <w:t xml:space="preserve"> on agriculture. Moreover, </w:t>
      </w:r>
      <w:r w:rsidR="00C50A9D">
        <w:rPr>
          <w:lang w:val="en-GB"/>
        </w:rPr>
        <w:t xml:space="preserve">the </w:t>
      </w:r>
      <w:r w:rsidRPr="00981ADE">
        <w:rPr>
          <w:lang w:val="en-GB"/>
        </w:rPr>
        <w:t xml:space="preserve">British economy could </w:t>
      </w:r>
      <w:r w:rsidRPr="00981ADE">
        <w:rPr>
          <w:rFonts w:cs="Arial"/>
          <w:color w:val="2E2E2E"/>
          <w:lang w:val="en-GB"/>
        </w:rPr>
        <w:t>offer a p</w:t>
      </w:r>
      <w:r w:rsidRPr="00981ADE">
        <w:rPr>
          <w:rFonts w:cs="Arial"/>
          <w:color w:val="242424"/>
          <w:lang w:val="en-GB"/>
        </w:rPr>
        <w:t>ot</w:t>
      </w:r>
      <w:r w:rsidRPr="00981ADE">
        <w:rPr>
          <w:rFonts w:cs="Arial"/>
          <w:color w:val="1B1B1B"/>
          <w:lang w:val="en-GB"/>
        </w:rPr>
        <w:t>enti</w:t>
      </w:r>
      <w:r w:rsidRPr="00981ADE">
        <w:rPr>
          <w:rFonts w:cs="Arial"/>
          <w:color w:val="131313"/>
          <w:lang w:val="en-GB"/>
        </w:rPr>
        <w:t>al furthe</w:t>
      </w:r>
      <w:r w:rsidRPr="00981ADE">
        <w:rPr>
          <w:rFonts w:cs="Arial"/>
          <w:color w:val="0B0B0B"/>
          <w:lang w:val="en-GB"/>
        </w:rPr>
        <w:t xml:space="preserve">r </w:t>
      </w:r>
      <w:r w:rsidRPr="00981ADE">
        <w:rPr>
          <w:rFonts w:cs="Arial"/>
          <w:color w:val="2E2E2E"/>
          <w:lang w:val="en-GB"/>
        </w:rPr>
        <w:t>income</w:t>
      </w:r>
      <w:r w:rsidRPr="00981ADE">
        <w:rPr>
          <w:rFonts w:cs="Arial"/>
          <w:color w:val="0B0B0B"/>
          <w:lang w:val="en-GB"/>
        </w:rPr>
        <w:t xml:space="preserve"> s</w:t>
      </w:r>
      <w:r w:rsidRPr="00981ADE">
        <w:rPr>
          <w:rFonts w:cs="Arial"/>
          <w:color w:val="131313"/>
          <w:lang w:val="en-GB"/>
        </w:rPr>
        <w:t>trea</w:t>
      </w:r>
      <w:r w:rsidRPr="00981ADE">
        <w:rPr>
          <w:rFonts w:cs="Arial"/>
          <w:color w:val="1B1B1B"/>
          <w:lang w:val="en-GB"/>
        </w:rPr>
        <w:t xml:space="preserve">m for the French agriculture. In England, the idea of a trade agreement met sympathy thanks to the new ideas initiated by Adam Smith </w:t>
      </w:r>
      <w:r w:rsidRPr="00981ADE">
        <w:rPr>
          <w:rFonts w:cs="Arial"/>
          <w:color w:val="1B1B1B"/>
          <w:lang w:val="en-GB"/>
        </w:rPr>
        <w:fldChar w:fldCharType="begin" w:fldLock="1"/>
      </w:r>
      <w:r>
        <w:rPr>
          <w:rFonts w:cs="Arial"/>
          <w:color w:val="1B1B1B"/>
          <w:lang w:val="en-GB"/>
        </w:rPr>
        <w:instrText>ADDIN CSL_CITATION { "citationItems" : [ { "id" : "ITEM-1", "itemData" : { "DOI" : "10.2307/2221259", "ISSN" : "00130133", "abstract" : "The foundation for all modern economic thought and political economy, \"The Wealth of Nations\" is the magnum opus of Scottish economist Adam Smith, who introduces the world to the very idea of economics and capitalism in the modern sense of the words. Smith details his argument in the following five books: Book I. Of the Causes of Improvement in the productive Power of Labour, Book II. Of the Nature, Accumulation, and Employment of Stock Introduction, Book III. Of the Different Progress of Opulence in Different Nations, Book IV. Of Systems of Political Economy, and Book V. Of the Revenue of the Sovereign or Commonwealth; which taken together form a giant leap forward in the field of economics. A product of the \"Age of Enlightenment,\" \"The Wealth of Nations\" is a must read for all who wish to gain a better understanding of the principles upon which all modern capitalistic economies have been founded and the process of wealth creation that is engendered by those principles.", "author" : [ { "dropping-particle" : "", "family" : "Smith", "given" : "Adam", "non-dropping-particle" : "", "parse-names" : false, "suffix" : "" } ], "container-title" : "Book", "id" : "ITEM-1", "issue" : "56", "issued" : { "date-parts" : [ [ "1776" ] ] }, "number-of-pages" : "1280", "title" : "The Wealth of Nations", "type" : "book", "volume" : "2" }, "uris" : [ "http://www.mendeley.com/documents/?uuid=004ca7b5-997a-460e-b194-00c4e94e2ae8" ] } ], "mendeley" : { "formattedCitation" : "(Smith 1776)", "plainTextFormattedCitation" : "(Smith 1776)", "previouslyFormattedCitation" : "(Smith 1776)" }, "properties" : { "noteIndex" : 0 }, "schema" : "https://github.com/citation-style-language/schema/raw/master/csl-citation.json" }</w:instrText>
      </w:r>
      <w:r w:rsidRPr="00981ADE">
        <w:rPr>
          <w:rFonts w:cs="Arial"/>
          <w:color w:val="1B1B1B"/>
          <w:lang w:val="en-GB"/>
        </w:rPr>
        <w:fldChar w:fldCharType="separate"/>
      </w:r>
      <w:r w:rsidRPr="00981ADE">
        <w:rPr>
          <w:rFonts w:cs="Arial"/>
          <w:noProof/>
          <w:color w:val="1B1B1B"/>
          <w:lang w:val="en-GB"/>
        </w:rPr>
        <w:t>(Smith 1776)</w:t>
      </w:r>
      <w:r w:rsidRPr="00981ADE">
        <w:rPr>
          <w:rFonts w:cs="Arial"/>
          <w:color w:val="1B1B1B"/>
          <w:lang w:val="en-GB"/>
        </w:rPr>
        <w:fldChar w:fldCharType="end"/>
      </w:r>
      <w:r w:rsidRPr="00981ADE">
        <w:rPr>
          <w:rFonts w:cs="Arial"/>
          <w:color w:val="1B1B1B"/>
          <w:lang w:val="en-GB"/>
        </w:rPr>
        <w:t xml:space="preserve">. Industries also wished to increase sales and market shares in France because they feared that trade with America </w:t>
      </w:r>
      <w:r w:rsidR="00C50A9D">
        <w:rPr>
          <w:rFonts w:cs="Arial"/>
          <w:color w:val="1B1B1B"/>
          <w:lang w:val="en-GB"/>
        </w:rPr>
        <w:t xml:space="preserve">would </w:t>
      </w:r>
      <w:r w:rsidRPr="00981ADE">
        <w:rPr>
          <w:rFonts w:cs="Arial"/>
          <w:color w:val="1B1B1B"/>
          <w:lang w:val="en-GB"/>
        </w:rPr>
        <w:t>collapse after the independence of the United States of America</w:t>
      </w:r>
      <w:r w:rsidR="00B25303">
        <w:rPr>
          <w:rFonts w:cs="Arial"/>
          <w:color w:val="1B1B1B"/>
          <w:lang w:val="en-GB"/>
        </w:rPr>
        <w:t xml:space="preserve"> </w:t>
      </w:r>
      <w:r w:rsidR="00B25303">
        <w:rPr>
          <w:rFonts w:cs="Arial"/>
          <w:color w:val="1B1B1B"/>
          <w:lang w:val="en-GB"/>
        </w:rPr>
        <w:fldChar w:fldCharType="begin" w:fldLock="1"/>
      </w:r>
      <w:r w:rsidR="00832E87">
        <w:rPr>
          <w:rFonts w:cs="Arial"/>
          <w:color w:val="1B1B1B"/>
          <w:lang w:val="en-GB"/>
        </w:rPr>
        <w:instrText>ADDIN CSL_CITATION { "citationItems" : [ { "id" : "ITEM-1", "itemData" : { "ISBN" : "9780765807397", "abstract" : "The great Swedish economist, Heckscher\u2019s, first effort to show how interventionist economic policies fail. He began with this 1918 study of Napoleon\u2019s effort to wage economic warfare against the British known as The Continental System. His later and better known work in a similar vein was his 2 volume study of the system of economic regulation in the 18th century known as Mercantilism.", "author" : [ { "dropping-particle" : "", "family" : "Heckscher", "given" : "Eli F.", "non-dropping-particle" : "", "parse-names" : false, "suffix" : "" } ], "container-title" : "Oxford: Clarendon Press", "edition" : "Harald Wes", "editor" : [ { "dropping-particle" : "", "family" : "Westergaard", "given" : "Harald", "non-dropping-particle" : "", "parse-names" : false, "suffix" : "" } ], "id" : "ITEM-1", "issued" : { "date-parts" : [ [ "1922" ] ] }, "number-of-pages" : "1-323", "title" : "The Continental System: An Economic Interpretation,", "type" : "book", "volume" : "1" }, "uris" : [ "http://www.mendeley.com/documents/?uuid=734af933-492b-491d-97a3-e852f4423586" ] } ], "mendeley" : { "formattedCitation" : "(Heckscher 1922)", "plainTextFormattedCitation" : "(Heckscher 1922)", "previouslyFormattedCitation" : "(Heckscher 1922)" }, "properties" : { "noteIndex" : 0 }, "schema" : "https://github.com/citation-style-language/schema/raw/master/csl-citation.json" }</w:instrText>
      </w:r>
      <w:r w:rsidR="00B25303">
        <w:rPr>
          <w:rFonts w:cs="Arial"/>
          <w:color w:val="1B1B1B"/>
          <w:lang w:val="en-GB"/>
        </w:rPr>
        <w:fldChar w:fldCharType="separate"/>
      </w:r>
      <w:r w:rsidR="00B25303" w:rsidRPr="00B25303">
        <w:rPr>
          <w:rFonts w:cs="Arial"/>
          <w:noProof/>
          <w:color w:val="1B1B1B"/>
          <w:lang w:val="en-GB"/>
        </w:rPr>
        <w:t>(Heckscher 1922)</w:t>
      </w:r>
      <w:r w:rsidR="00B25303">
        <w:rPr>
          <w:rFonts w:cs="Arial"/>
          <w:color w:val="1B1B1B"/>
          <w:lang w:val="en-GB"/>
        </w:rPr>
        <w:fldChar w:fldCharType="end"/>
      </w:r>
      <w:r w:rsidRPr="00981ADE">
        <w:rPr>
          <w:rFonts w:cs="Arial"/>
          <w:color w:val="1B1B1B"/>
          <w:lang w:val="en-GB"/>
        </w:rPr>
        <w:t xml:space="preserve">. </w:t>
      </w:r>
    </w:p>
    <w:p w14:paraId="62E386C4" w14:textId="2D3AB7A0" w:rsidR="002F3945" w:rsidRDefault="002F3945" w:rsidP="002F3945">
      <w:pPr>
        <w:rPr>
          <w:lang w:val="en-GB"/>
        </w:rPr>
      </w:pPr>
      <w:r w:rsidRPr="002E4C69">
        <w:rPr>
          <w:lang w:val="en-GB"/>
        </w:rPr>
        <w:t xml:space="preserve">Initially, the negotiations were time-consuming and lengthy. To accelerate the process, Versailles decided to prohibit numerous English goods: saddlery, hosiery, linens and hardware </w:t>
      </w:r>
      <w:r w:rsidRPr="002E4C69">
        <w:rPr>
          <w:lang w:val="en-GB"/>
        </w:rPr>
        <w:fldChar w:fldCharType="begin" w:fldLock="1"/>
      </w:r>
      <w:r w:rsidRPr="002E4C69">
        <w:rPr>
          <w:lang w:val="en-GB"/>
        </w:rPr>
        <w:instrText>ADDIN CSL_CITATION { "citationItems" : [ { "id" : "ITEM-1", "itemData" : { "abstract" : "Les livres d\u2019histoire parlent souvent de \u00ab rivalit\u00e9 \u00bb \u00e9conomique entre la France et l\u2019Angleterre au si\u00e8cle des Lumi\u00e8res. C\u2019est pour le moins un euph\u00e9misme, car c\u2019est bien le mot \u00ab guerre \u00bb qui convient ! De la M\u00e9diterran\u00e9e \u00e0 l\u2019Atlantique, de l\u2019oc\u00e9an Indien \u00e0 la mer de Chine, la guerre sur mer \u2013 commerciale et/ou militaire \u2013 se d\u00e9cha\u00eene (y compris la guerre de course). Sur terre, en Inde, en Am\u00e9rique, aux Antilles, les colonies changent de mains (plusieurs fois pour certaines, en peu de temps), le commerce des esclaves en est affect\u00e9, mais s\u2019intensifie\u2026 Le bras de fer dure longtemps, tr\u00e8s longtemps. Ce n\u2019est pas avant la R\u00e9volution fran\u00e7aise et l\u2019Empire que l\u2019Angleterre l\u2019emporte d\u00e9finitivement. Le triomphe anglais \u00e9tait-il inscrit dans les astres ? La France s\u2019est-elle trop occup\u00e9e de sa domination sur le continent ? Lequel des deux adversaires a-t-il le premier entrevu o\u00f9 \u00e9tait l\u2019avenir, c\u2019est-\u00e0-dire dans la r\u00e9volution industrielle ? Quelle est la chronologie de cette longue lutte ? L\u2019\u00e9conomie a-t-elle \u00e9t\u00e9 l\u2019enjeu de celle-ci ou bien n\u2019en a-t-elle \u00e9t\u00e9 qu\u2019un des champs de bataille ? Autant de questions auxquelles r\u00e9pond avec une souveraine ma\u00eetrise de son sujet le grand historien Fran\u00e7ois Crouzet.", "author" : [ { "dropping-particle" : "", "family" : "Crouzet", "given" : "Fran\u00e7ois", "non-dropping-particle" : "", "parse-names" : false, "suffix" : "" } ], "edition" : "Fayard", "id" : "ITEM-1", "issued" : { "date-parts" : [ [ "2008" ] ] }, "number-of-pages" : "426", "title" : "La guerre \u00e9conomique franco-anglaise au 18e si\u00e8cle", "type" : "book" }, "uris" : [ "http://www.mendeley.com/documents/?uuid=ce788675-d154-416b-87c6-7419b3972f19" ] } ], "mendeley" : { "formattedCitation" : "(Crouzet 2008)", "plainTextFormattedCitation" : "(Crouzet 2008)", "previouslyFormattedCitation" : "(Crouzet 2008)" }, "properties" : { "noteIndex" : 0 }, "schema" : "https://github.com/citation-style-language/schema/raw/master/csl-citation.json" }</w:instrText>
      </w:r>
      <w:r w:rsidRPr="002E4C69">
        <w:rPr>
          <w:lang w:val="en-GB"/>
        </w:rPr>
        <w:fldChar w:fldCharType="separate"/>
      </w:r>
      <w:r w:rsidRPr="002E4C69">
        <w:rPr>
          <w:noProof/>
          <w:lang w:val="en-GB"/>
        </w:rPr>
        <w:t>(Crouzet 2008)</w:t>
      </w:r>
      <w:r w:rsidRPr="002E4C69">
        <w:rPr>
          <w:lang w:val="en-GB"/>
        </w:rPr>
        <w:fldChar w:fldCharType="end"/>
      </w:r>
      <w:r w:rsidRPr="002E4C69">
        <w:rPr>
          <w:lang w:val="en-GB"/>
        </w:rPr>
        <w:t xml:space="preserve">. </w:t>
      </w:r>
      <w:r w:rsidRPr="002E4C69">
        <w:rPr>
          <w:lang w:val="en-GB"/>
        </w:rPr>
        <w:lastRenderedPageBreak/>
        <w:t>From this moment</w:t>
      </w:r>
      <w:r w:rsidR="007662A8">
        <w:rPr>
          <w:lang w:val="en-GB"/>
        </w:rPr>
        <w:t xml:space="preserve"> on,</w:t>
      </w:r>
      <w:r w:rsidRPr="002E4C69">
        <w:rPr>
          <w:lang w:val="en-GB"/>
        </w:rPr>
        <w:t xml:space="preserve"> </w:t>
      </w:r>
      <w:r w:rsidR="007662A8">
        <w:rPr>
          <w:lang w:val="en-GB"/>
        </w:rPr>
        <w:t xml:space="preserve">serious negotiations </w:t>
      </w:r>
      <w:r w:rsidR="007662A8" w:rsidRPr="002E4C69">
        <w:rPr>
          <w:lang w:val="en-GB"/>
        </w:rPr>
        <w:t xml:space="preserve">started </w:t>
      </w:r>
      <w:r w:rsidRPr="002E4C69">
        <w:rPr>
          <w:lang w:val="en-GB"/>
        </w:rPr>
        <w:t>between Gérard de Rayneval, the French commissioner, and William Eden, his British counterpart. According to F. Crouzet, Rayneval “was not up to the task”</w:t>
      </w:r>
      <w:r w:rsidRPr="002E4C69">
        <w:rPr>
          <w:rStyle w:val="Appelnotedebasdep"/>
          <w:lang w:val="en-GB"/>
        </w:rPr>
        <w:footnoteReference w:id="2"/>
      </w:r>
      <w:r w:rsidRPr="002E4C69">
        <w:rPr>
          <w:lang w:val="en-GB"/>
        </w:rPr>
        <w:t xml:space="preserve">. Indeed, he had the confidence of Vergennes but he had not a great knowledge in the field of economics. Maybe this fact </w:t>
      </w:r>
      <w:r w:rsidR="00F73B32">
        <w:rPr>
          <w:lang w:val="en-GB"/>
        </w:rPr>
        <w:t>may have</w:t>
      </w:r>
      <w:r w:rsidRPr="002E4C69">
        <w:rPr>
          <w:lang w:val="en-GB"/>
        </w:rPr>
        <w:t xml:space="preserve"> play a </w:t>
      </w:r>
      <w:r w:rsidR="00E24ED2">
        <w:rPr>
          <w:lang w:val="en-GB"/>
        </w:rPr>
        <w:t>key role</w:t>
      </w:r>
      <w:r w:rsidRPr="002E4C69">
        <w:rPr>
          <w:lang w:val="en-GB"/>
        </w:rPr>
        <w:t xml:space="preserve"> in the final settlement of the treaty, because the British </w:t>
      </w:r>
      <w:del w:id="17" w:author="Utilisateur de Microsoft Office" w:date="2016-07-31T21:05:00Z">
        <w:r w:rsidRPr="002E4C69" w:rsidDel="0009266F">
          <w:rPr>
            <w:lang w:val="en-GB"/>
          </w:rPr>
          <w:delText>forced compliance with</w:delText>
        </w:r>
      </w:del>
      <w:ins w:id="18" w:author="Utilisateur de Microsoft Office" w:date="2016-07-31T21:05:00Z">
        <w:r w:rsidR="0009266F">
          <w:rPr>
            <w:lang w:val="en-GB"/>
          </w:rPr>
          <w:t>obtained</w:t>
        </w:r>
      </w:ins>
      <w:r w:rsidRPr="002E4C69">
        <w:rPr>
          <w:lang w:val="en-GB"/>
        </w:rPr>
        <w:t xml:space="preserve"> practically all their demands, </w:t>
      </w:r>
      <w:r>
        <w:rPr>
          <w:lang w:val="en-GB"/>
        </w:rPr>
        <w:t xml:space="preserve">unlike their French counterparts. </w:t>
      </w:r>
    </w:p>
    <w:p w14:paraId="6550A18F" w14:textId="77777777" w:rsidR="00B25303" w:rsidRDefault="00B25303" w:rsidP="002F3945">
      <w:pPr>
        <w:rPr>
          <w:lang w:val="en-GB"/>
        </w:rPr>
      </w:pPr>
    </w:p>
    <w:p w14:paraId="1B85740A" w14:textId="5FF164A0" w:rsidR="002F3945" w:rsidRDefault="002F3945" w:rsidP="002F3945">
      <w:pPr>
        <w:rPr>
          <w:lang w:val="en-GB"/>
        </w:rPr>
      </w:pPr>
      <w:r w:rsidRPr="00100148">
        <w:rPr>
          <w:lang w:val="en-GB"/>
        </w:rPr>
        <w:t xml:space="preserve">The </w:t>
      </w:r>
      <w:r>
        <w:rPr>
          <w:lang w:val="en-GB"/>
        </w:rPr>
        <w:t xml:space="preserve">Eden agreement </w:t>
      </w:r>
      <w:r w:rsidR="00B25303">
        <w:rPr>
          <w:lang w:val="en-GB"/>
        </w:rPr>
        <w:t xml:space="preserve">– </w:t>
      </w:r>
      <w:r w:rsidRPr="00100148">
        <w:rPr>
          <w:lang w:val="en-GB"/>
        </w:rPr>
        <w:t>signed on Se</w:t>
      </w:r>
      <w:r>
        <w:rPr>
          <w:lang w:val="en-GB"/>
        </w:rPr>
        <w:t xml:space="preserve">ptember </w:t>
      </w:r>
      <w:r w:rsidRPr="00100148">
        <w:rPr>
          <w:lang w:val="en-GB"/>
        </w:rPr>
        <w:t>26</w:t>
      </w:r>
      <w:r>
        <w:rPr>
          <w:vertAlign w:val="superscript"/>
          <w:lang w:val="en-GB"/>
        </w:rPr>
        <w:t>th</w:t>
      </w:r>
      <w:r>
        <w:rPr>
          <w:lang w:val="en-GB"/>
        </w:rPr>
        <w:t>, 1786</w:t>
      </w:r>
      <w:r w:rsidR="00B25303">
        <w:rPr>
          <w:lang w:val="en-GB"/>
        </w:rPr>
        <w:t xml:space="preserve"> – </w:t>
      </w:r>
      <w:r w:rsidRPr="00100148">
        <w:rPr>
          <w:lang w:val="en-GB"/>
        </w:rPr>
        <w:t xml:space="preserve">came into force </w:t>
      </w:r>
      <w:r>
        <w:rPr>
          <w:lang w:val="en-GB"/>
        </w:rPr>
        <w:t>on</w:t>
      </w:r>
      <w:r w:rsidRPr="00100148">
        <w:rPr>
          <w:lang w:val="en-GB"/>
        </w:rPr>
        <w:t xml:space="preserve"> </w:t>
      </w:r>
      <w:r>
        <w:rPr>
          <w:lang w:val="en-GB"/>
        </w:rPr>
        <w:t>March 10</w:t>
      </w:r>
      <w:r>
        <w:rPr>
          <w:vertAlign w:val="superscript"/>
          <w:lang w:val="en-GB"/>
        </w:rPr>
        <w:t>th</w:t>
      </w:r>
      <w:r>
        <w:rPr>
          <w:lang w:val="en-GB"/>
        </w:rPr>
        <w:t>,</w:t>
      </w:r>
      <w:r w:rsidRPr="00100148">
        <w:rPr>
          <w:lang w:val="en-GB"/>
        </w:rPr>
        <w:t xml:space="preserve"> 1787. </w:t>
      </w:r>
      <w:r>
        <w:rPr>
          <w:lang w:val="en-GB"/>
        </w:rPr>
        <w:t>The first articles concern trade facilitations. For example, there are</w:t>
      </w:r>
      <w:r w:rsidRPr="00100148">
        <w:rPr>
          <w:lang w:val="en-GB"/>
        </w:rPr>
        <w:t xml:space="preserve"> provisions for the abolition of passports and </w:t>
      </w:r>
      <w:r>
        <w:rPr>
          <w:lang w:val="en-GB"/>
        </w:rPr>
        <w:t xml:space="preserve">the </w:t>
      </w:r>
      <w:r w:rsidRPr="00100148">
        <w:rPr>
          <w:lang w:val="en-GB"/>
        </w:rPr>
        <w:t xml:space="preserve">removal of </w:t>
      </w:r>
      <w:r>
        <w:rPr>
          <w:lang w:val="en-GB"/>
        </w:rPr>
        <w:t xml:space="preserve">restrictions on foreign traders </w:t>
      </w:r>
      <w:r>
        <w:rPr>
          <w:lang w:val="en-GB"/>
        </w:rPr>
        <w:fldChar w:fldCharType="begin" w:fldLock="1"/>
      </w:r>
      <w:r>
        <w:rPr>
          <w:lang w:val="en-GB"/>
        </w:rPr>
        <w:instrText>ADDIN CSL_CITATION { "citationItems" : [ { "id" : "ITEM-1", "itemData" : { "author" : [ { "dropping-particle" : "", "family" : "Henderson", "given" : "W . O .", "non-dropping-particle" : "", "parse-names" : false, "suffix" : "" } ], "container-title" : "The Economic History Review", "id" : "ITEM-1", "issue" : "1", "issued" : { "date-parts" : [ [ "1957" ] ] }, "page" : "104-112", "title" : "The Anglo-French Commercial Treaty of 1786", "type" : "article-journal", "volume" : "10" }, "uris" : [ "http://www.mendeley.com/documents/?uuid=c8ba5654-4d1b-41ff-9190-e6e0da7555f0" ] } ], "mendeley" : { "formattedCitation" : "(Henderson 1957)", "plainTextFormattedCitation" : "(Henderson 1957)", "previouslyFormattedCitation" : "(Henderson 1957)" }, "properties" : { "noteIndex" : 0 }, "schema" : "https://github.com/citation-style-language/schema/raw/master/csl-citation.json" }</w:instrText>
      </w:r>
      <w:r>
        <w:rPr>
          <w:lang w:val="en-GB"/>
        </w:rPr>
        <w:fldChar w:fldCharType="separate"/>
      </w:r>
      <w:r w:rsidRPr="004C15C5">
        <w:rPr>
          <w:noProof/>
          <w:lang w:val="en-GB"/>
        </w:rPr>
        <w:t>(Henderson 1957)</w:t>
      </w:r>
      <w:r>
        <w:rPr>
          <w:lang w:val="en-GB"/>
        </w:rPr>
        <w:fldChar w:fldCharType="end"/>
      </w:r>
      <w:r>
        <w:rPr>
          <w:lang w:val="en-GB"/>
        </w:rPr>
        <w:t xml:space="preserve">. The article 6 deals with the new tariffs. It is decomposed in </w:t>
      </w:r>
      <w:r w:rsidR="00E24ED2">
        <w:rPr>
          <w:lang w:val="en-GB"/>
        </w:rPr>
        <w:t>subparagraphs</w:t>
      </w:r>
      <w:r>
        <w:rPr>
          <w:lang w:val="en-GB"/>
        </w:rPr>
        <w:t xml:space="preserve"> for each category of goods impacted by the agreement. All these categories are detailed in the </w:t>
      </w:r>
      <w:r>
        <w:rPr>
          <w:lang w:val="en-GB"/>
        </w:rPr>
        <w:fldChar w:fldCharType="begin"/>
      </w:r>
      <w:r>
        <w:rPr>
          <w:lang w:val="en-GB"/>
        </w:rPr>
        <w:instrText xml:space="preserve"> REF _Ref457225999 \h </w:instrText>
      </w:r>
      <w:r>
        <w:rPr>
          <w:lang w:val="en-GB"/>
        </w:rPr>
      </w:r>
      <w:r>
        <w:rPr>
          <w:lang w:val="en-GB"/>
        </w:rPr>
        <w:fldChar w:fldCharType="separate"/>
      </w:r>
      <w:r w:rsidR="00C6265D">
        <w:t xml:space="preserve">Table </w:t>
      </w:r>
      <w:r w:rsidR="00C6265D">
        <w:rPr>
          <w:noProof/>
        </w:rPr>
        <w:t>1</w:t>
      </w:r>
      <w:r>
        <w:rPr>
          <w:lang w:val="en-GB"/>
        </w:rPr>
        <w:fldChar w:fldCharType="end"/>
      </w:r>
      <w:r>
        <w:rPr>
          <w:lang w:val="en-GB"/>
        </w:rPr>
        <w:t xml:space="preserve"> below, in the French and English version. Moreover, </w:t>
      </w:r>
      <w:r w:rsidRPr="00100148">
        <w:rPr>
          <w:lang w:val="en-GB"/>
        </w:rPr>
        <w:t>rate</w:t>
      </w:r>
      <w:r>
        <w:rPr>
          <w:lang w:val="en-GB"/>
        </w:rPr>
        <w:t>s are defined in various ways in the article relating to the tariffs (</w:t>
      </w:r>
      <w:r>
        <w:rPr>
          <w:lang w:val="en-GB"/>
        </w:rPr>
        <w:fldChar w:fldCharType="begin"/>
      </w:r>
      <w:r>
        <w:rPr>
          <w:lang w:val="en-GB"/>
        </w:rPr>
        <w:instrText xml:space="preserve"> REF _Ref457225999 \h </w:instrText>
      </w:r>
      <w:r>
        <w:rPr>
          <w:lang w:val="en-GB"/>
        </w:rPr>
      </w:r>
      <w:r>
        <w:rPr>
          <w:lang w:val="en-GB"/>
        </w:rPr>
        <w:fldChar w:fldCharType="separate"/>
      </w:r>
      <w:r w:rsidR="00C6265D">
        <w:t xml:space="preserve">Table </w:t>
      </w:r>
      <w:r w:rsidR="00C6265D">
        <w:rPr>
          <w:noProof/>
        </w:rPr>
        <w:t>1</w:t>
      </w:r>
      <w:r>
        <w:rPr>
          <w:lang w:val="en-GB"/>
        </w:rPr>
        <w:fldChar w:fldCharType="end"/>
      </w:r>
      <w:r>
        <w:rPr>
          <w:lang w:val="en-GB"/>
        </w:rPr>
        <w:t xml:space="preserve">). </w:t>
      </w:r>
    </w:p>
    <w:p w14:paraId="69C1560F" w14:textId="406A4473" w:rsidR="002F3945" w:rsidRDefault="002F3945" w:rsidP="002F3945">
      <w:pPr>
        <w:pStyle w:val="Lgende"/>
        <w:keepNext/>
        <w:jc w:val="center"/>
      </w:pPr>
      <w:bookmarkStart w:id="19" w:name="_Ref457225999"/>
      <w:r>
        <w:t xml:space="preserve">Table </w:t>
      </w:r>
      <w:r>
        <w:fldChar w:fldCharType="begin"/>
      </w:r>
      <w:r>
        <w:instrText xml:space="preserve"> SEQ Table \* ARABIC </w:instrText>
      </w:r>
      <w:r>
        <w:fldChar w:fldCharType="separate"/>
      </w:r>
      <w:r w:rsidR="00C6265D">
        <w:rPr>
          <w:noProof/>
        </w:rPr>
        <w:t>1</w:t>
      </w:r>
      <w:r>
        <w:rPr>
          <w:noProof/>
        </w:rPr>
        <w:fldChar w:fldCharType="end"/>
      </w:r>
      <w:bookmarkEnd w:id="19"/>
      <w:r w:rsidR="00F86AE9">
        <w:rPr>
          <w:noProof/>
        </w:rPr>
        <w:t xml:space="preserve">: products impacted by the treaty and related tariffs </w:t>
      </w:r>
    </w:p>
    <w:tbl>
      <w:tblPr>
        <w:tblStyle w:val="Grilledutableau"/>
        <w:tblW w:w="11199" w:type="dxa"/>
        <w:tblInd w:w="-999" w:type="dxa"/>
        <w:shd w:val="clear" w:color="auto" w:fill="F2F2F2" w:themeFill="background1" w:themeFillShade="F2"/>
        <w:tblLook w:val="04A0" w:firstRow="1" w:lastRow="0" w:firstColumn="1" w:lastColumn="0" w:noHBand="0" w:noVBand="1"/>
      </w:tblPr>
      <w:tblGrid>
        <w:gridCol w:w="2175"/>
        <w:gridCol w:w="2504"/>
        <w:gridCol w:w="2693"/>
        <w:gridCol w:w="3827"/>
      </w:tblGrid>
      <w:tr w:rsidR="002F3945" w:rsidRPr="007B1ADD" w14:paraId="1CC2813D" w14:textId="77777777" w:rsidTr="00D42028">
        <w:tc>
          <w:tcPr>
            <w:tcW w:w="2175" w:type="dxa"/>
            <w:shd w:val="clear" w:color="auto" w:fill="F2F2F2" w:themeFill="background1" w:themeFillShade="F2"/>
          </w:tcPr>
          <w:p w14:paraId="390F60A8" w14:textId="77777777" w:rsidR="002F3945" w:rsidRPr="007B1ADD" w:rsidRDefault="002F3945" w:rsidP="00D42028">
            <w:pPr>
              <w:rPr>
                <w:b/>
                <w:sz w:val="18"/>
                <w:szCs w:val="18"/>
                <w:lang w:val="en-GB"/>
              </w:rPr>
            </w:pPr>
            <w:r w:rsidRPr="007B1ADD">
              <w:rPr>
                <w:b/>
                <w:sz w:val="18"/>
                <w:szCs w:val="18"/>
                <w:lang w:val="en-GB"/>
              </w:rPr>
              <w:t>Category of good</w:t>
            </w:r>
          </w:p>
        </w:tc>
        <w:tc>
          <w:tcPr>
            <w:tcW w:w="2504" w:type="dxa"/>
            <w:shd w:val="clear" w:color="auto" w:fill="F2F2F2" w:themeFill="background1" w:themeFillShade="F2"/>
          </w:tcPr>
          <w:p w14:paraId="1DFBD364" w14:textId="77777777" w:rsidR="002F3945" w:rsidRPr="007B1ADD" w:rsidRDefault="002F3945" w:rsidP="00D42028">
            <w:pPr>
              <w:rPr>
                <w:b/>
                <w:sz w:val="18"/>
                <w:szCs w:val="18"/>
                <w:lang w:val="fr-FR"/>
              </w:rPr>
            </w:pPr>
            <w:r w:rsidRPr="007B1ADD">
              <w:rPr>
                <w:b/>
                <w:sz w:val="18"/>
                <w:szCs w:val="18"/>
                <w:lang w:val="fr-FR"/>
              </w:rPr>
              <w:t>Catégorie de biens</w:t>
            </w:r>
          </w:p>
        </w:tc>
        <w:tc>
          <w:tcPr>
            <w:tcW w:w="2693" w:type="dxa"/>
            <w:shd w:val="clear" w:color="auto" w:fill="F2F2F2" w:themeFill="background1" w:themeFillShade="F2"/>
          </w:tcPr>
          <w:p w14:paraId="60E96C4E" w14:textId="77777777" w:rsidR="002F3945" w:rsidRPr="007B1ADD" w:rsidRDefault="002F3945" w:rsidP="00D42028">
            <w:pPr>
              <w:rPr>
                <w:b/>
                <w:sz w:val="18"/>
                <w:szCs w:val="18"/>
                <w:lang w:val="en-GB"/>
              </w:rPr>
            </w:pPr>
            <w:r w:rsidRPr="007B1ADD">
              <w:rPr>
                <w:b/>
                <w:sz w:val="18"/>
                <w:szCs w:val="18"/>
                <w:lang w:val="en-GB"/>
              </w:rPr>
              <w:t>Custom duty type</w:t>
            </w:r>
          </w:p>
        </w:tc>
        <w:tc>
          <w:tcPr>
            <w:tcW w:w="3827" w:type="dxa"/>
            <w:shd w:val="clear" w:color="auto" w:fill="F2F2F2" w:themeFill="background1" w:themeFillShade="F2"/>
          </w:tcPr>
          <w:p w14:paraId="75ECE963" w14:textId="77777777" w:rsidR="002F3945" w:rsidRPr="007B1ADD" w:rsidRDefault="002F3945" w:rsidP="00D42028">
            <w:pPr>
              <w:rPr>
                <w:b/>
                <w:sz w:val="18"/>
                <w:szCs w:val="18"/>
                <w:lang w:val="en-GB"/>
              </w:rPr>
            </w:pPr>
            <w:r>
              <w:rPr>
                <w:b/>
                <w:sz w:val="18"/>
                <w:szCs w:val="18"/>
                <w:lang w:val="en-GB"/>
              </w:rPr>
              <w:t>Old/New tariff</w:t>
            </w:r>
          </w:p>
        </w:tc>
      </w:tr>
      <w:tr w:rsidR="002F3945" w14:paraId="38646C70" w14:textId="77777777" w:rsidTr="00D42028">
        <w:tc>
          <w:tcPr>
            <w:tcW w:w="2175" w:type="dxa"/>
            <w:shd w:val="clear" w:color="auto" w:fill="F2F2F2" w:themeFill="background1" w:themeFillShade="F2"/>
          </w:tcPr>
          <w:p w14:paraId="6CE4C7D1" w14:textId="77777777" w:rsidR="002F3945" w:rsidRPr="007B1ADD" w:rsidRDefault="002F3945" w:rsidP="00D42028">
            <w:pPr>
              <w:rPr>
                <w:sz w:val="18"/>
                <w:szCs w:val="18"/>
                <w:lang w:val="en-GB"/>
              </w:rPr>
            </w:pPr>
            <w:r w:rsidRPr="007B1ADD">
              <w:rPr>
                <w:sz w:val="18"/>
                <w:szCs w:val="18"/>
                <w:lang w:val="en-GB"/>
              </w:rPr>
              <w:t>Wines of France</w:t>
            </w:r>
          </w:p>
        </w:tc>
        <w:tc>
          <w:tcPr>
            <w:tcW w:w="2504" w:type="dxa"/>
            <w:shd w:val="clear" w:color="auto" w:fill="F2F2F2" w:themeFill="background1" w:themeFillShade="F2"/>
          </w:tcPr>
          <w:p w14:paraId="1FD281C8" w14:textId="77777777" w:rsidR="002F3945" w:rsidRPr="007B1ADD" w:rsidRDefault="002F3945" w:rsidP="00D42028">
            <w:pPr>
              <w:rPr>
                <w:sz w:val="18"/>
                <w:szCs w:val="18"/>
                <w:lang w:val="fr-FR"/>
              </w:rPr>
            </w:pPr>
            <w:r w:rsidRPr="007B1ADD">
              <w:rPr>
                <w:sz w:val="18"/>
                <w:szCs w:val="18"/>
                <w:lang w:val="fr-FR"/>
              </w:rPr>
              <w:t>Vins de France</w:t>
            </w:r>
          </w:p>
        </w:tc>
        <w:tc>
          <w:tcPr>
            <w:tcW w:w="2693" w:type="dxa"/>
            <w:shd w:val="clear" w:color="auto" w:fill="F2F2F2" w:themeFill="background1" w:themeFillShade="F2"/>
          </w:tcPr>
          <w:p w14:paraId="69C99C03" w14:textId="77777777" w:rsidR="002F3945" w:rsidRPr="007B1ADD" w:rsidRDefault="002F3945" w:rsidP="00D42028">
            <w:pPr>
              <w:rPr>
                <w:sz w:val="18"/>
                <w:szCs w:val="18"/>
                <w:lang w:val="en-GB"/>
              </w:rPr>
            </w:pPr>
            <w:r w:rsidRPr="007B1ADD">
              <w:rPr>
                <w:sz w:val="18"/>
                <w:szCs w:val="18"/>
                <w:lang w:val="en-GB"/>
              </w:rPr>
              <w:t>Specific tariff</w:t>
            </w:r>
          </w:p>
        </w:tc>
        <w:tc>
          <w:tcPr>
            <w:tcW w:w="3827" w:type="dxa"/>
            <w:shd w:val="clear" w:color="auto" w:fill="F2F2F2" w:themeFill="background1" w:themeFillShade="F2"/>
          </w:tcPr>
          <w:p w14:paraId="76730E6E" w14:textId="4A9CB11F" w:rsidR="002F3945" w:rsidRDefault="002F3945" w:rsidP="00D42028">
            <w:pPr>
              <w:rPr>
                <w:sz w:val="18"/>
                <w:szCs w:val="18"/>
                <w:lang w:val="en-GB"/>
              </w:rPr>
            </w:pPr>
            <w:r>
              <w:rPr>
                <w:sz w:val="18"/>
                <w:szCs w:val="18"/>
                <w:lang w:val="en-GB"/>
              </w:rPr>
              <w:t xml:space="preserve">96 pounds, 4 Shillings per ton </w:t>
            </w:r>
            <w:r w:rsidR="00BB3F08">
              <w:rPr>
                <w:sz w:val="18"/>
                <w:szCs w:val="18"/>
                <w:lang w:val="en-GB"/>
              </w:rPr>
              <w:t>(EN)</w:t>
            </w:r>
            <w:r>
              <w:rPr>
                <w:sz w:val="18"/>
                <w:szCs w:val="18"/>
                <w:lang w:val="en-GB"/>
              </w:rPr>
              <w:t>/</w:t>
            </w:r>
          </w:p>
          <w:p w14:paraId="36FD8F04" w14:textId="77777777" w:rsidR="002F3945" w:rsidRPr="007B1ADD" w:rsidRDefault="002F3945" w:rsidP="00D42028">
            <w:pPr>
              <w:rPr>
                <w:sz w:val="18"/>
                <w:szCs w:val="18"/>
                <w:lang w:val="en-GB"/>
              </w:rPr>
            </w:pPr>
            <w:r>
              <w:rPr>
                <w:sz w:val="18"/>
                <w:szCs w:val="18"/>
                <w:lang w:val="en-GB"/>
              </w:rPr>
              <w:t>29 pounds, 8 shillings per ton</w:t>
            </w:r>
          </w:p>
        </w:tc>
      </w:tr>
      <w:tr w:rsidR="002F3945" w14:paraId="19A6D271" w14:textId="77777777" w:rsidTr="00D42028">
        <w:tc>
          <w:tcPr>
            <w:tcW w:w="2175" w:type="dxa"/>
            <w:shd w:val="clear" w:color="auto" w:fill="F2F2F2" w:themeFill="background1" w:themeFillShade="F2"/>
          </w:tcPr>
          <w:p w14:paraId="7FA0D24F" w14:textId="77777777" w:rsidR="002F3945" w:rsidRPr="007B1ADD" w:rsidRDefault="002F3945" w:rsidP="00D42028">
            <w:pPr>
              <w:rPr>
                <w:sz w:val="18"/>
                <w:szCs w:val="18"/>
                <w:lang w:val="en-GB"/>
              </w:rPr>
            </w:pPr>
            <w:r w:rsidRPr="007B1ADD">
              <w:rPr>
                <w:sz w:val="18"/>
                <w:szCs w:val="18"/>
                <w:lang w:val="en-GB"/>
              </w:rPr>
              <w:t>Vinegars of France</w:t>
            </w:r>
          </w:p>
        </w:tc>
        <w:tc>
          <w:tcPr>
            <w:tcW w:w="2504" w:type="dxa"/>
            <w:shd w:val="clear" w:color="auto" w:fill="F2F2F2" w:themeFill="background1" w:themeFillShade="F2"/>
          </w:tcPr>
          <w:p w14:paraId="57B127CB" w14:textId="77777777" w:rsidR="002F3945" w:rsidRPr="007B1ADD" w:rsidRDefault="002F3945" w:rsidP="00D42028">
            <w:pPr>
              <w:rPr>
                <w:sz w:val="18"/>
                <w:szCs w:val="18"/>
                <w:lang w:val="fr-FR"/>
              </w:rPr>
            </w:pPr>
            <w:r w:rsidRPr="007B1ADD">
              <w:rPr>
                <w:sz w:val="18"/>
                <w:szCs w:val="18"/>
                <w:lang w:val="fr-FR"/>
              </w:rPr>
              <w:t>Vinaigre de France</w:t>
            </w:r>
          </w:p>
        </w:tc>
        <w:tc>
          <w:tcPr>
            <w:tcW w:w="2693" w:type="dxa"/>
            <w:shd w:val="clear" w:color="auto" w:fill="F2F2F2" w:themeFill="background1" w:themeFillShade="F2"/>
          </w:tcPr>
          <w:p w14:paraId="425083C4" w14:textId="77777777" w:rsidR="002F3945" w:rsidRPr="007B1ADD" w:rsidRDefault="002F3945" w:rsidP="00D42028">
            <w:pPr>
              <w:rPr>
                <w:sz w:val="18"/>
                <w:szCs w:val="18"/>
                <w:lang w:val="en-GB"/>
              </w:rPr>
            </w:pPr>
            <w:r w:rsidRPr="007B1ADD">
              <w:rPr>
                <w:sz w:val="18"/>
                <w:szCs w:val="18"/>
                <w:lang w:val="en-GB"/>
              </w:rPr>
              <w:t>Specific tariff</w:t>
            </w:r>
          </w:p>
        </w:tc>
        <w:tc>
          <w:tcPr>
            <w:tcW w:w="3827" w:type="dxa"/>
            <w:shd w:val="clear" w:color="auto" w:fill="F2F2F2" w:themeFill="background1" w:themeFillShade="F2"/>
          </w:tcPr>
          <w:p w14:paraId="25DBDB0F" w14:textId="4B45BF59" w:rsidR="002F3945" w:rsidRDefault="002F3945" w:rsidP="00D42028">
            <w:pPr>
              <w:rPr>
                <w:sz w:val="18"/>
                <w:szCs w:val="18"/>
                <w:lang w:val="en-GB"/>
              </w:rPr>
            </w:pPr>
            <w:r>
              <w:rPr>
                <w:sz w:val="18"/>
                <w:szCs w:val="18"/>
                <w:lang w:val="en-GB"/>
              </w:rPr>
              <w:t>67 pounds, 5 Shillings, 3 pence per ton</w:t>
            </w:r>
            <w:r w:rsidR="00425C97">
              <w:rPr>
                <w:sz w:val="18"/>
                <w:szCs w:val="18"/>
                <w:lang w:val="en-GB"/>
              </w:rPr>
              <w:t xml:space="preserve"> (EN)</w:t>
            </w:r>
            <w:r>
              <w:rPr>
                <w:sz w:val="18"/>
                <w:szCs w:val="18"/>
                <w:lang w:val="en-GB"/>
              </w:rPr>
              <w:t xml:space="preserve"> /</w:t>
            </w:r>
          </w:p>
          <w:p w14:paraId="7E6F94A7" w14:textId="77777777" w:rsidR="002F3945" w:rsidRPr="007B1ADD" w:rsidRDefault="002F3945" w:rsidP="00D42028">
            <w:pPr>
              <w:rPr>
                <w:sz w:val="18"/>
                <w:szCs w:val="18"/>
                <w:lang w:val="en-GB"/>
              </w:rPr>
            </w:pPr>
            <w:r>
              <w:rPr>
                <w:sz w:val="18"/>
                <w:szCs w:val="18"/>
                <w:lang w:val="en-GB"/>
              </w:rPr>
              <w:t>32 pounds, 18 shillings, 10 pence per ton</w:t>
            </w:r>
          </w:p>
        </w:tc>
      </w:tr>
      <w:tr w:rsidR="002F3945" w14:paraId="5AFCD7B2" w14:textId="77777777" w:rsidTr="00D42028">
        <w:tc>
          <w:tcPr>
            <w:tcW w:w="2175" w:type="dxa"/>
            <w:shd w:val="clear" w:color="auto" w:fill="F2F2F2" w:themeFill="background1" w:themeFillShade="F2"/>
          </w:tcPr>
          <w:p w14:paraId="2FE3F19F" w14:textId="77777777" w:rsidR="002F3945" w:rsidRPr="007B1ADD" w:rsidRDefault="002F3945" w:rsidP="00D42028">
            <w:pPr>
              <w:rPr>
                <w:sz w:val="18"/>
                <w:szCs w:val="18"/>
                <w:lang w:val="en-GB"/>
              </w:rPr>
            </w:pPr>
            <w:r w:rsidRPr="007B1ADD">
              <w:rPr>
                <w:sz w:val="18"/>
                <w:szCs w:val="18"/>
                <w:lang w:val="en-GB"/>
              </w:rPr>
              <w:t>The brandies of France</w:t>
            </w:r>
          </w:p>
        </w:tc>
        <w:tc>
          <w:tcPr>
            <w:tcW w:w="2504" w:type="dxa"/>
            <w:shd w:val="clear" w:color="auto" w:fill="F2F2F2" w:themeFill="background1" w:themeFillShade="F2"/>
          </w:tcPr>
          <w:p w14:paraId="56B93FEB" w14:textId="77777777" w:rsidR="002F3945" w:rsidRPr="007B1ADD" w:rsidRDefault="002F3945" w:rsidP="00D42028">
            <w:pPr>
              <w:rPr>
                <w:sz w:val="18"/>
                <w:szCs w:val="18"/>
                <w:lang w:val="fr-FR"/>
              </w:rPr>
            </w:pPr>
            <w:r w:rsidRPr="007B1ADD">
              <w:rPr>
                <w:sz w:val="18"/>
                <w:szCs w:val="18"/>
                <w:lang w:val="fr-FR"/>
              </w:rPr>
              <w:t>Eaux de vie de France</w:t>
            </w:r>
          </w:p>
        </w:tc>
        <w:tc>
          <w:tcPr>
            <w:tcW w:w="2693" w:type="dxa"/>
            <w:shd w:val="clear" w:color="auto" w:fill="F2F2F2" w:themeFill="background1" w:themeFillShade="F2"/>
          </w:tcPr>
          <w:p w14:paraId="1BD60E70" w14:textId="77777777" w:rsidR="002F3945" w:rsidRPr="007B1ADD" w:rsidRDefault="002F3945" w:rsidP="00D42028">
            <w:pPr>
              <w:rPr>
                <w:sz w:val="18"/>
                <w:szCs w:val="18"/>
                <w:lang w:val="en-GB"/>
              </w:rPr>
            </w:pPr>
            <w:r w:rsidRPr="007B1ADD">
              <w:rPr>
                <w:sz w:val="18"/>
                <w:szCs w:val="18"/>
                <w:lang w:val="en-GB"/>
              </w:rPr>
              <w:t>Specific tariff</w:t>
            </w:r>
          </w:p>
        </w:tc>
        <w:tc>
          <w:tcPr>
            <w:tcW w:w="3827" w:type="dxa"/>
            <w:shd w:val="clear" w:color="auto" w:fill="F2F2F2" w:themeFill="background1" w:themeFillShade="F2"/>
          </w:tcPr>
          <w:p w14:paraId="7DF4A006" w14:textId="4DCAA321" w:rsidR="002F3945" w:rsidRDefault="002F3945" w:rsidP="00D42028">
            <w:pPr>
              <w:rPr>
                <w:sz w:val="18"/>
                <w:szCs w:val="18"/>
                <w:lang w:val="en-GB"/>
              </w:rPr>
            </w:pPr>
            <w:r>
              <w:rPr>
                <w:sz w:val="18"/>
                <w:szCs w:val="18"/>
                <w:lang w:val="en-GB"/>
              </w:rPr>
              <w:t>9 Shillings, 6 pence per gallon</w:t>
            </w:r>
            <w:r w:rsidR="00425C97">
              <w:rPr>
                <w:sz w:val="18"/>
                <w:szCs w:val="18"/>
                <w:lang w:val="en-GB"/>
              </w:rPr>
              <w:t xml:space="preserve"> (EN)</w:t>
            </w:r>
            <w:r>
              <w:rPr>
                <w:sz w:val="18"/>
                <w:szCs w:val="18"/>
                <w:lang w:val="en-GB"/>
              </w:rPr>
              <w:t xml:space="preserve"> /</w:t>
            </w:r>
          </w:p>
          <w:p w14:paraId="2CABEF02" w14:textId="77777777" w:rsidR="002F3945" w:rsidRPr="007B1ADD" w:rsidRDefault="002F3945" w:rsidP="00D42028">
            <w:pPr>
              <w:rPr>
                <w:sz w:val="18"/>
                <w:szCs w:val="18"/>
                <w:lang w:val="en-GB"/>
              </w:rPr>
            </w:pPr>
            <w:r>
              <w:rPr>
                <w:sz w:val="18"/>
                <w:szCs w:val="18"/>
                <w:lang w:val="en-GB"/>
              </w:rPr>
              <w:t>7 shillings per gallon</w:t>
            </w:r>
          </w:p>
        </w:tc>
      </w:tr>
      <w:tr w:rsidR="002F3945" w14:paraId="7DD55A9A" w14:textId="77777777" w:rsidTr="00D42028">
        <w:tc>
          <w:tcPr>
            <w:tcW w:w="2175" w:type="dxa"/>
            <w:shd w:val="clear" w:color="auto" w:fill="F2F2F2" w:themeFill="background1" w:themeFillShade="F2"/>
          </w:tcPr>
          <w:p w14:paraId="30EBBBCE" w14:textId="77777777" w:rsidR="002F3945" w:rsidRPr="007B1ADD" w:rsidRDefault="002F3945" w:rsidP="00D42028">
            <w:pPr>
              <w:rPr>
                <w:sz w:val="18"/>
                <w:szCs w:val="18"/>
                <w:lang w:val="en-GB"/>
              </w:rPr>
            </w:pPr>
            <w:r w:rsidRPr="007B1ADD">
              <w:rPr>
                <w:sz w:val="18"/>
                <w:szCs w:val="18"/>
                <w:lang w:val="en-GB"/>
              </w:rPr>
              <w:t>Oil of Olive of France</w:t>
            </w:r>
          </w:p>
        </w:tc>
        <w:tc>
          <w:tcPr>
            <w:tcW w:w="2504" w:type="dxa"/>
            <w:shd w:val="clear" w:color="auto" w:fill="F2F2F2" w:themeFill="background1" w:themeFillShade="F2"/>
          </w:tcPr>
          <w:p w14:paraId="5E909624" w14:textId="77777777" w:rsidR="002F3945" w:rsidRPr="007B1ADD" w:rsidRDefault="002F3945" w:rsidP="00D42028">
            <w:pPr>
              <w:rPr>
                <w:sz w:val="18"/>
                <w:szCs w:val="18"/>
                <w:lang w:val="fr-FR"/>
              </w:rPr>
            </w:pPr>
            <w:r w:rsidRPr="007B1ADD">
              <w:rPr>
                <w:sz w:val="18"/>
                <w:szCs w:val="18"/>
                <w:lang w:val="fr-FR"/>
              </w:rPr>
              <w:t>Huile d’olive de France</w:t>
            </w:r>
          </w:p>
        </w:tc>
        <w:tc>
          <w:tcPr>
            <w:tcW w:w="2693" w:type="dxa"/>
            <w:shd w:val="clear" w:color="auto" w:fill="F2F2F2" w:themeFill="background1" w:themeFillShade="F2"/>
          </w:tcPr>
          <w:p w14:paraId="6BDCC7C8" w14:textId="77777777" w:rsidR="002F3945" w:rsidRPr="00F17D57" w:rsidRDefault="002F3945" w:rsidP="00D42028">
            <w:pPr>
              <w:rPr>
                <w:sz w:val="18"/>
                <w:szCs w:val="18"/>
                <w:lang w:val="en-GB"/>
              </w:rPr>
            </w:pPr>
            <w:r w:rsidRPr="00F17D57">
              <w:rPr>
                <w:sz w:val="18"/>
                <w:szCs w:val="18"/>
                <w:lang w:val="en-GB"/>
              </w:rPr>
              <w:t>most favoured nation clause</w:t>
            </w:r>
          </w:p>
        </w:tc>
        <w:tc>
          <w:tcPr>
            <w:tcW w:w="3827" w:type="dxa"/>
            <w:shd w:val="clear" w:color="auto" w:fill="F2F2F2" w:themeFill="background1" w:themeFillShade="F2"/>
          </w:tcPr>
          <w:p w14:paraId="0FE9224B" w14:textId="71E1151B" w:rsidR="002F3945" w:rsidRPr="00F17D57" w:rsidRDefault="00425C97" w:rsidP="00D42028">
            <w:pPr>
              <w:rPr>
                <w:sz w:val="18"/>
                <w:szCs w:val="18"/>
                <w:lang w:val="en-GB"/>
              </w:rPr>
            </w:pPr>
            <w:r>
              <w:rPr>
                <w:sz w:val="18"/>
                <w:szCs w:val="18"/>
                <w:lang w:val="en-GB"/>
              </w:rPr>
              <w:t xml:space="preserve">??? / </w:t>
            </w:r>
            <w:r w:rsidR="002F3945" w:rsidRPr="00F17D57">
              <w:rPr>
                <w:sz w:val="18"/>
                <w:szCs w:val="18"/>
                <w:lang w:val="en-GB"/>
              </w:rPr>
              <w:t>most favoured nation clause</w:t>
            </w:r>
          </w:p>
        </w:tc>
      </w:tr>
      <w:tr w:rsidR="002F3945" w14:paraId="2AFE70E3" w14:textId="77777777" w:rsidTr="00D42028">
        <w:tc>
          <w:tcPr>
            <w:tcW w:w="2175" w:type="dxa"/>
            <w:shd w:val="clear" w:color="auto" w:fill="F2F2F2" w:themeFill="background1" w:themeFillShade="F2"/>
          </w:tcPr>
          <w:p w14:paraId="7D01D175" w14:textId="77777777" w:rsidR="002F3945" w:rsidRPr="007B1ADD" w:rsidRDefault="002F3945" w:rsidP="00D42028">
            <w:pPr>
              <w:rPr>
                <w:sz w:val="18"/>
                <w:szCs w:val="18"/>
                <w:lang w:val="en-GB"/>
              </w:rPr>
            </w:pPr>
            <w:r w:rsidRPr="007B1ADD">
              <w:rPr>
                <w:sz w:val="18"/>
                <w:szCs w:val="18"/>
                <w:lang w:val="en-GB"/>
              </w:rPr>
              <w:t>Beer</w:t>
            </w:r>
          </w:p>
        </w:tc>
        <w:tc>
          <w:tcPr>
            <w:tcW w:w="2504" w:type="dxa"/>
            <w:shd w:val="clear" w:color="auto" w:fill="F2F2F2" w:themeFill="background1" w:themeFillShade="F2"/>
          </w:tcPr>
          <w:p w14:paraId="49CD7E19" w14:textId="77777777" w:rsidR="002F3945" w:rsidRPr="007B1ADD" w:rsidRDefault="002F3945" w:rsidP="00D42028">
            <w:pPr>
              <w:rPr>
                <w:sz w:val="18"/>
                <w:szCs w:val="18"/>
                <w:lang w:val="fr-FR"/>
              </w:rPr>
            </w:pPr>
            <w:r w:rsidRPr="007B1ADD">
              <w:rPr>
                <w:sz w:val="18"/>
                <w:szCs w:val="18"/>
                <w:lang w:val="fr-FR"/>
              </w:rPr>
              <w:t>Bière</w:t>
            </w:r>
          </w:p>
        </w:tc>
        <w:tc>
          <w:tcPr>
            <w:tcW w:w="2693" w:type="dxa"/>
            <w:shd w:val="clear" w:color="auto" w:fill="F2F2F2" w:themeFill="background1" w:themeFillShade="F2"/>
          </w:tcPr>
          <w:p w14:paraId="6B6B6404"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11E8CC9D" w14:textId="77777777" w:rsidR="002F3945" w:rsidRPr="007B1ADD" w:rsidRDefault="002F3945" w:rsidP="00D42028">
            <w:pPr>
              <w:rPr>
                <w:sz w:val="18"/>
                <w:szCs w:val="18"/>
                <w:lang w:val="en-GB"/>
              </w:rPr>
            </w:pPr>
            <w:r>
              <w:rPr>
                <w:sz w:val="18"/>
                <w:szCs w:val="18"/>
                <w:lang w:val="en-GB"/>
              </w:rPr>
              <w:t>??? / 30%</w:t>
            </w:r>
          </w:p>
        </w:tc>
      </w:tr>
      <w:tr w:rsidR="002F3945" w14:paraId="7D46A93D" w14:textId="77777777" w:rsidTr="00D42028">
        <w:tc>
          <w:tcPr>
            <w:tcW w:w="2175" w:type="dxa"/>
            <w:shd w:val="clear" w:color="auto" w:fill="F2F2F2" w:themeFill="background1" w:themeFillShade="F2"/>
          </w:tcPr>
          <w:p w14:paraId="7E3D83BC" w14:textId="77777777" w:rsidR="002F3945" w:rsidRPr="007B1ADD" w:rsidRDefault="002F3945" w:rsidP="00D42028">
            <w:pPr>
              <w:rPr>
                <w:sz w:val="18"/>
                <w:szCs w:val="18"/>
                <w:lang w:val="en-GB"/>
              </w:rPr>
            </w:pPr>
            <w:r w:rsidRPr="007B1ADD">
              <w:rPr>
                <w:sz w:val="18"/>
                <w:szCs w:val="18"/>
                <w:lang w:val="en-GB"/>
              </w:rPr>
              <w:t>Hardware, cutlery, cabinet ware and turnery</w:t>
            </w:r>
          </w:p>
        </w:tc>
        <w:tc>
          <w:tcPr>
            <w:tcW w:w="2504" w:type="dxa"/>
            <w:shd w:val="clear" w:color="auto" w:fill="F2F2F2" w:themeFill="background1" w:themeFillShade="F2"/>
          </w:tcPr>
          <w:p w14:paraId="18F3CA3F" w14:textId="77777777" w:rsidR="002F3945" w:rsidRPr="007B1ADD" w:rsidRDefault="002F3945" w:rsidP="00D42028">
            <w:pPr>
              <w:rPr>
                <w:sz w:val="18"/>
                <w:szCs w:val="18"/>
                <w:lang w:val="fr-FR"/>
              </w:rPr>
            </w:pPr>
            <w:r w:rsidRPr="007B1ADD">
              <w:rPr>
                <w:sz w:val="18"/>
                <w:szCs w:val="18"/>
                <w:lang w:val="fr-FR"/>
              </w:rPr>
              <w:t xml:space="preserve">Quincaillerie, tabletterie et tous les ouvrages gros et menus de fer, acier, cuivre et airain. </w:t>
            </w:r>
          </w:p>
        </w:tc>
        <w:tc>
          <w:tcPr>
            <w:tcW w:w="2693" w:type="dxa"/>
            <w:shd w:val="clear" w:color="auto" w:fill="F2F2F2" w:themeFill="background1" w:themeFillShade="F2"/>
          </w:tcPr>
          <w:p w14:paraId="5BA28B9B"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05D2A668" w14:textId="40A33F74" w:rsidR="002F3945" w:rsidRPr="007B1ADD" w:rsidRDefault="002F3945" w:rsidP="00D42028">
            <w:pPr>
              <w:rPr>
                <w:sz w:val="18"/>
                <w:szCs w:val="18"/>
                <w:lang w:val="en-GB"/>
              </w:rPr>
            </w:pPr>
            <w:r>
              <w:rPr>
                <w:sz w:val="18"/>
                <w:szCs w:val="18"/>
                <w:lang w:val="en-GB"/>
              </w:rPr>
              <w:t>Prohibit</w:t>
            </w:r>
            <w:ins w:id="20" w:author="Utilisateur de Microsoft Office" w:date="2016-07-31T21:06:00Z">
              <w:r w:rsidR="0009266F">
                <w:rPr>
                  <w:sz w:val="18"/>
                  <w:szCs w:val="18"/>
                  <w:lang w:val="en-GB"/>
                </w:rPr>
                <w:t>ed</w:t>
              </w:r>
            </w:ins>
            <w:r>
              <w:rPr>
                <w:sz w:val="18"/>
                <w:szCs w:val="18"/>
                <w:lang w:val="en-GB"/>
              </w:rPr>
              <w:t xml:space="preserve"> / 10% </w:t>
            </w:r>
          </w:p>
        </w:tc>
      </w:tr>
      <w:tr w:rsidR="002F3945" w14:paraId="261DCF0F" w14:textId="77777777" w:rsidTr="00D42028">
        <w:tc>
          <w:tcPr>
            <w:tcW w:w="2175" w:type="dxa"/>
            <w:shd w:val="clear" w:color="auto" w:fill="F2F2F2" w:themeFill="background1" w:themeFillShade="F2"/>
          </w:tcPr>
          <w:p w14:paraId="1AD7719D" w14:textId="77777777" w:rsidR="002F3945" w:rsidRPr="007B1ADD" w:rsidRDefault="002F3945" w:rsidP="00D42028">
            <w:pPr>
              <w:rPr>
                <w:sz w:val="18"/>
                <w:szCs w:val="18"/>
                <w:lang w:val="en-GB"/>
              </w:rPr>
            </w:pPr>
            <w:r w:rsidRPr="007B1ADD">
              <w:rPr>
                <w:sz w:val="18"/>
                <w:szCs w:val="18"/>
                <w:lang w:val="en-GB"/>
              </w:rPr>
              <w:t>All sort of cottons manufactured</w:t>
            </w:r>
          </w:p>
        </w:tc>
        <w:tc>
          <w:tcPr>
            <w:tcW w:w="2504" w:type="dxa"/>
            <w:shd w:val="clear" w:color="auto" w:fill="F2F2F2" w:themeFill="background1" w:themeFillShade="F2"/>
          </w:tcPr>
          <w:p w14:paraId="562E4F9A" w14:textId="77777777" w:rsidR="002F3945" w:rsidRPr="007B1ADD" w:rsidRDefault="002F3945" w:rsidP="00D42028">
            <w:pPr>
              <w:rPr>
                <w:sz w:val="18"/>
                <w:szCs w:val="18"/>
                <w:lang w:val="fr-FR"/>
              </w:rPr>
            </w:pPr>
            <w:r w:rsidRPr="007B1ADD">
              <w:rPr>
                <w:sz w:val="18"/>
                <w:szCs w:val="18"/>
                <w:lang w:val="fr-FR"/>
              </w:rPr>
              <w:t>Cotons de toute espèce</w:t>
            </w:r>
          </w:p>
        </w:tc>
        <w:tc>
          <w:tcPr>
            <w:tcW w:w="2693" w:type="dxa"/>
            <w:shd w:val="clear" w:color="auto" w:fill="F2F2F2" w:themeFill="background1" w:themeFillShade="F2"/>
          </w:tcPr>
          <w:p w14:paraId="49B0B04B"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1A6815EC" w14:textId="51C6262C" w:rsidR="002F3945" w:rsidRPr="007B1ADD" w:rsidRDefault="002F3945" w:rsidP="00D42028">
            <w:pPr>
              <w:rPr>
                <w:sz w:val="18"/>
                <w:szCs w:val="18"/>
                <w:lang w:val="en-GB"/>
              </w:rPr>
            </w:pPr>
            <w:r>
              <w:rPr>
                <w:sz w:val="18"/>
                <w:szCs w:val="18"/>
                <w:lang w:val="en-GB"/>
              </w:rPr>
              <w:t>Prohibit</w:t>
            </w:r>
            <w:ins w:id="21" w:author="Utilisateur de Microsoft Office" w:date="2016-07-31T21:06:00Z">
              <w:r w:rsidR="0009266F">
                <w:rPr>
                  <w:sz w:val="18"/>
                  <w:szCs w:val="18"/>
                  <w:lang w:val="en-GB"/>
                </w:rPr>
                <w:t>ed</w:t>
              </w:r>
            </w:ins>
            <w:r>
              <w:rPr>
                <w:sz w:val="18"/>
                <w:szCs w:val="18"/>
                <w:lang w:val="en-GB"/>
              </w:rPr>
              <w:t xml:space="preserve"> / 12%</w:t>
            </w:r>
          </w:p>
        </w:tc>
      </w:tr>
      <w:tr w:rsidR="002F3945" w14:paraId="2E3837FA" w14:textId="77777777" w:rsidTr="00D42028">
        <w:tc>
          <w:tcPr>
            <w:tcW w:w="2175" w:type="dxa"/>
            <w:shd w:val="clear" w:color="auto" w:fill="F2F2F2" w:themeFill="background1" w:themeFillShade="F2"/>
          </w:tcPr>
          <w:p w14:paraId="609D417F" w14:textId="77777777" w:rsidR="002F3945" w:rsidRPr="007B1ADD" w:rsidRDefault="002F3945" w:rsidP="00D42028">
            <w:pPr>
              <w:jc w:val="left"/>
              <w:rPr>
                <w:sz w:val="18"/>
                <w:szCs w:val="18"/>
                <w:lang w:val="en-GB"/>
              </w:rPr>
            </w:pPr>
            <w:r w:rsidRPr="007B1ADD">
              <w:rPr>
                <w:sz w:val="18"/>
                <w:szCs w:val="18"/>
                <w:lang w:val="en-GB"/>
              </w:rPr>
              <w:t xml:space="preserve">woollens, whether knit or wove </w:t>
            </w:r>
          </w:p>
        </w:tc>
        <w:tc>
          <w:tcPr>
            <w:tcW w:w="2504" w:type="dxa"/>
            <w:shd w:val="clear" w:color="auto" w:fill="F2F2F2" w:themeFill="background1" w:themeFillShade="F2"/>
          </w:tcPr>
          <w:p w14:paraId="0BE6972E" w14:textId="77777777" w:rsidR="002F3945" w:rsidRPr="007B1ADD" w:rsidRDefault="002F3945" w:rsidP="00D42028">
            <w:pPr>
              <w:rPr>
                <w:sz w:val="18"/>
                <w:szCs w:val="18"/>
                <w:lang w:val="fr-FR"/>
              </w:rPr>
            </w:pPr>
            <w:r w:rsidRPr="007B1ADD">
              <w:rPr>
                <w:sz w:val="18"/>
                <w:szCs w:val="18"/>
                <w:lang w:val="fr-FR"/>
              </w:rPr>
              <w:t>Lainages tant tricoté que tissés</w:t>
            </w:r>
          </w:p>
        </w:tc>
        <w:tc>
          <w:tcPr>
            <w:tcW w:w="2693" w:type="dxa"/>
            <w:shd w:val="clear" w:color="auto" w:fill="F2F2F2" w:themeFill="background1" w:themeFillShade="F2"/>
          </w:tcPr>
          <w:p w14:paraId="284284B9"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1AEA6BDA" w14:textId="39B34871" w:rsidR="002F3945" w:rsidRPr="007B1ADD" w:rsidRDefault="002F3945" w:rsidP="00D42028">
            <w:pPr>
              <w:rPr>
                <w:sz w:val="18"/>
                <w:szCs w:val="18"/>
                <w:lang w:val="en-GB"/>
              </w:rPr>
            </w:pPr>
            <w:r>
              <w:rPr>
                <w:sz w:val="18"/>
                <w:szCs w:val="18"/>
                <w:lang w:val="en-GB"/>
              </w:rPr>
              <w:t>Prohibit</w:t>
            </w:r>
            <w:ins w:id="22" w:author="Utilisateur de Microsoft Office" w:date="2016-07-31T21:06:00Z">
              <w:r w:rsidR="0009266F">
                <w:rPr>
                  <w:sz w:val="18"/>
                  <w:szCs w:val="18"/>
                  <w:lang w:val="en-GB"/>
                </w:rPr>
                <w:t>ed</w:t>
              </w:r>
            </w:ins>
            <w:r>
              <w:rPr>
                <w:sz w:val="18"/>
                <w:szCs w:val="18"/>
                <w:lang w:val="en-GB"/>
              </w:rPr>
              <w:t xml:space="preserve"> / 12%</w:t>
            </w:r>
          </w:p>
        </w:tc>
      </w:tr>
      <w:tr w:rsidR="002F3945" w14:paraId="0D43805A" w14:textId="77777777" w:rsidTr="00D42028">
        <w:tc>
          <w:tcPr>
            <w:tcW w:w="2175" w:type="dxa"/>
            <w:shd w:val="clear" w:color="auto" w:fill="F2F2F2" w:themeFill="background1" w:themeFillShade="F2"/>
          </w:tcPr>
          <w:p w14:paraId="3DC84AFC" w14:textId="77777777" w:rsidR="002F3945" w:rsidRPr="007B1ADD" w:rsidRDefault="002F3945" w:rsidP="00D42028">
            <w:pPr>
              <w:rPr>
                <w:sz w:val="18"/>
                <w:szCs w:val="18"/>
                <w:lang w:val="en-GB"/>
              </w:rPr>
            </w:pPr>
            <w:r w:rsidRPr="007B1ADD">
              <w:rPr>
                <w:sz w:val="18"/>
                <w:szCs w:val="18"/>
                <w:lang w:val="en-GB"/>
              </w:rPr>
              <w:t>Cambrics and lawns</w:t>
            </w:r>
          </w:p>
        </w:tc>
        <w:tc>
          <w:tcPr>
            <w:tcW w:w="2504" w:type="dxa"/>
            <w:shd w:val="clear" w:color="auto" w:fill="F2F2F2" w:themeFill="background1" w:themeFillShade="F2"/>
          </w:tcPr>
          <w:p w14:paraId="47F1853B" w14:textId="77777777" w:rsidR="002F3945" w:rsidRPr="007B1ADD" w:rsidRDefault="002F3945" w:rsidP="00D42028">
            <w:pPr>
              <w:rPr>
                <w:sz w:val="18"/>
                <w:szCs w:val="18"/>
                <w:lang w:val="fr-FR"/>
              </w:rPr>
            </w:pPr>
            <w:r w:rsidRPr="007B1ADD">
              <w:rPr>
                <w:sz w:val="18"/>
                <w:szCs w:val="18"/>
                <w:lang w:val="fr-FR"/>
              </w:rPr>
              <w:t>Toiles de batistes et linons</w:t>
            </w:r>
          </w:p>
        </w:tc>
        <w:tc>
          <w:tcPr>
            <w:tcW w:w="2693" w:type="dxa"/>
            <w:shd w:val="clear" w:color="auto" w:fill="F2F2F2" w:themeFill="background1" w:themeFillShade="F2"/>
          </w:tcPr>
          <w:p w14:paraId="1791008D" w14:textId="77777777" w:rsidR="002F3945" w:rsidRPr="007B1ADD" w:rsidRDefault="002F3945" w:rsidP="00D42028">
            <w:pPr>
              <w:rPr>
                <w:sz w:val="18"/>
                <w:szCs w:val="18"/>
                <w:lang w:val="en-GB"/>
              </w:rPr>
            </w:pPr>
            <w:r w:rsidRPr="007B1ADD">
              <w:rPr>
                <w:sz w:val="18"/>
                <w:szCs w:val="18"/>
                <w:lang w:val="en-GB"/>
              </w:rPr>
              <w:t>Specific tariff</w:t>
            </w:r>
          </w:p>
        </w:tc>
        <w:tc>
          <w:tcPr>
            <w:tcW w:w="3827" w:type="dxa"/>
            <w:shd w:val="clear" w:color="auto" w:fill="F2F2F2" w:themeFill="background1" w:themeFillShade="F2"/>
          </w:tcPr>
          <w:p w14:paraId="30CEEC14" w14:textId="77777777" w:rsidR="002F3945" w:rsidRPr="007B1ADD" w:rsidRDefault="002F3945" w:rsidP="00D42028">
            <w:pPr>
              <w:rPr>
                <w:sz w:val="18"/>
                <w:szCs w:val="18"/>
                <w:lang w:val="en-GB"/>
              </w:rPr>
            </w:pPr>
            <w:r>
              <w:rPr>
                <w:sz w:val="18"/>
                <w:szCs w:val="18"/>
                <w:lang w:val="en-GB"/>
              </w:rPr>
              <w:t>??? / 5 shillings per demi-piece of 7,75 yards</w:t>
            </w:r>
          </w:p>
        </w:tc>
      </w:tr>
      <w:tr w:rsidR="002F3945" w14:paraId="23206E12" w14:textId="77777777" w:rsidTr="00D42028">
        <w:tc>
          <w:tcPr>
            <w:tcW w:w="2175" w:type="dxa"/>
            <w:shd w:val="clear" w:color="auto" w:fill="F2F2F2" w:themeFill="background1" w:themeFillShade="F2"/>
          </w:tcPr>
          <w:p w14:paraId="719FC24D" w14:textId="77777777" w:rsidR="002F3945" w:rsidRPr="007B1ADD" w:rsidRDefault="002F3945" w:rsidP="00D42028">
            <w:pPr>
              <w:rPr>
                <w:sz w:val="18"/>
                <w:szCs w:val="18"/>
                <w:lang w:val="en-GB"/>
              </w:rPr>
            </w:pPr>
            <w:r w:rsidRPr="007B1ADD">
              <w:rPr>
                <w:sz w:val="18"/>
                <w:szCs w:val="18"/>
                <w:lang w:val="en-GB"/>
              </w:rPr>
              <w:t>Linens</w:t>
            </w:r>
          </w:p>
        </w:tc>
        <w:tc>
          <w:tcPr>
            <w:tcW w:w="2504" w:type="dxa"/>
            <w:shd w:val="clear" w:color="auto" w:fill="F2F2F2" w:themeFill="background1" w:themeFillShade="F2"/>
          </w:tcPr>
          <w:p w14:paraId="18EDFA5D" w14:textId="77777777" w:rsidR="002F3945" w:rsidRPr="007B1ADD" w:rsidRDefault="002F3945" w:rsidP="00D42028">
            <w:pPr>
              <w:rPr>
                <w:sz w:val="18"/>
                <w:szCs w:val="18"/>
                <w:lang w:val="fr-FR"/>
              </w:rPr>
            </w:pPr>
            <w:r w:rsidRPr="007B1ADD">
              <w:rPr>
                <w:sz w:val="18"/>
                <w:szCs w:val="18"/>
                <w:lang w:val="fr-FR"/>
              </w:rPr>
              <w:t>Toiles de lin et de chanvre</w:t>
            </w:r>
          </w:p>
        </w:tc>
        <w:tc>
          <w:tcPr>
            <w:tcW w:w="2693" w:type="dxa"/>
            <w:shd w:val="clear" w:color="auto" w:fill="F2F2F2" w:themeFill="background1" w:themeFillShade="F2"/>
          </w:tcPr>
          <w:p w14:paraId="7CAA74F5" w14:textId="77777777" w:rsidR="002F3945" w:rsidRPr="007B1ADD" w:rsidRDefault="002F3945" w:rsidP="00D42028">
            <w:pPr>
              <w:rPr>
                <w:sz w:val="18"/>
                <w:szCs w:val="18"/>
                <w:lang w:val="en-GB"/>
              </w:rPr>
            </w:pPr>
            <w:r w:rsidRPr="00F17D57">
              <w:rPr>
                <w:sz w:val="18"/>
                <w:szCs w:val="18"/>
                <w:lang w:val="en-GB"/>
              </w:rPr>
              <w:t>most favoured nation clause</w:t>
            </w:r>
          </w:p>
        </w:tc>
        <w:tc>
          <w:tcPr>
            <w:tcW w:w="3827" w:type="dxa"/>
            <w:shd w:val="clear" w:color="auto" w:fill="F2F2F2" w:themeFill="background1" w:themeFillShade="F2"/>
          </w:tcPr>
          <w:p w14:paraId="3255DD88" w14:textId="2BF137AB" w:rsidR="002F3945" w:rsidRPr="00F17D57" w:rsidRDefault="001D0A06" w:rsidP="00D42028">
            <w:pPr>
              <w:rPr>
                <w:sz w:val="18"/>
                <w:szCs w:val="18"/>
                <w:lang w:val="en-GB"/>
              </w:rPr>
            </w:pPr>
            <w:r>
              <w:rPr>
                <w:sz w:val="18"/>
                <w:szCs w:val="18"/>
                <w:lang w:val="en-GB"/>
              </w:rPr>
              <w:t xml:space="preserve">??? / </w:t>
            </w:r>
            <w:r w:rsidR="002F3945" w:rsidRPr="00F17D57">
              <w:rPr>
                <w:sz w:val="18"/>
                <w:szCs w:val="18"/>
                <w:lang w:val="en-GB"/>
              </w:rPr>
              <w:t>most favoured nation clause</w:t>
            </w:r>
          </w:p>
        </w:tc>
      </w:tr>
      <w:tr w:rsidR="002F3945" w14:paraId="6F294B05" w14:textId="77777777" w:rsidTr="00D42028">
        <w:tc>
          <w:tcPr>
            <w:tcW w:w="2175" w:type="dxa"/>
            <w:shd w:val="clear" w:color="auto" w:fill="F2F2F2" w:themeFill="background1" w:themeFillShade="F2"/>
          </w:tcPr>
          <w:p w14:paraId="2E2B5CD7" w14:textId="77777777" w:rsidR="002F3945" w:rsidRPr="007B1ADD" w:rsidRDefault="002F3945" w:rsidP="00D42028">
            <w:pPr>
              <w:rPr>
                <w:sz w:val="18"/>
                <w:szCs w:val="18"/>
                <w:lang w:val="en-GB"/>
              </w:rPr>
            </w:pPr>
            <w:r w:rsidRPr="007B1ADD">
              <w:rPr>
                <w:sz w:val="18"/>
                <w:szCs w:val="18"/>
                <w:lang w:val="en-GB"/>
              </w:rPr>
              <w:t>Sadlery</w:t>
            </w:r>
          </w:p>
        </w:tc>
        <w:tc>
          <w:tcPr>
            <w:tcW w:w="2504" w:type="dxa"/>
            <w:shd w:val="clear" w:color="auto" w:fill="F2F2F2" w:themeFill="background1" w:themeFillShade="F2"/>
          </w:tcPr>
          <w:p w14:paraId="509575B4" w14:textId="77777777" w:rsidR="002F3945" w:rsidRPr="007B1ADD" w:rsidRDefault="002F3945" w:rsidP="00D42028">
            <w:pPr>
              <w:rPr>
                <w:sz w:val="18"/>
                <w:szCs w:val="18"/>
                <w:lang w:val="fr-FR"/>
              </w:rPr>
            </w:pPr>
            <w:r w:rsidRPr="007B1ADD">
              <w:rPr>
                <w:sz w:val="18"/>
                <w:szCs w:val="18"/>
                <w:lang w:val="fr-FR"/>
              </w:rPr>
              <w:t>Sellerie</w:t>
            </w:r>
          </w:p>
        </w:tc>
        <w:tc>
          <w:tcPr>
            <w:tcW w:w="2693" w:type="dxa"/>
            <w:shd w:val="clear" w:color="auto" w:fill="F2F2F2" w:themeFill="background1" w:themeFillShade="F2"/>
          </w:tcPr>
          <w:p w14:paraId="10D14CD1"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487C99E9" w14:textId="77777777" w:rsidR="002F3945" w:rsidRPr="007B1ADD" w:rsidRDefault="002F3945" w:rsidP="00D42028">
            <w:pPr>
              <w:rPr>
                <w:sz w:val="18"/>
                <w:szCs w:val="18"/>
                <w:lang w:val="en-GB"/>
              </w:rPr>
            </w:pPr>
            <w:r>
              <w:rPr>
                <w:sz w:val="18"/>
                <w:szCs w:val="18"/>
                <w:lang w:val="en-GB"/>
              </w:rPr>
              <w:t>??? / 15%</w:t>
            </w:r>
          </w:p>
        </w:tc>
      </w:tr>
      <w:tr w:rsidR="002F3945" w14:paraId="60D6BC0F" w14:textId="77777777" w:rsidTr="00D42028">
        <w:trPr>
          <w:trHeight w:val="390"/>
        </w:trPr>
        <w:tc>
          <w:tcPr>
            <w:tcW w:w="2175" w:type="dxa"/>
            <w:shd w:val="clear" w:color="auto" w:fill="F2F2F2" w:themeFill="background1" w:themeFillShade="F2"/>
          </w:tcPr>
          <w:p w14:paraId="1E2FF4AE" w14:textId="77777777" w:rsidR="002F3945" w:rsidRPr="007B1ADD" w:rsidRDefault="002F3945" w:rsidP="00D42028">
            <w:pPr>
              <w:rPr>
                <w:sz w:val="18"/>
                <w:szCs w:val="18"/>
                <w:lang w:val="en-GB"/>
              </w:rPr>
            </w:pPr>
            <w:r w:rsidRPr="007B1ADD">
              <w:rPr>
                <w:sz w:val="18"/>
                <w:szCs w:val="18"/>
                <w:lang w:val="en-GB"/>
              </w:rPr>
              <w:t>Gauzes</w:t>
            </w:r>
          </w:p>
        </w:tc>
        <w:tc>
          <w:tcPr>
            <w:tcW w:w="2504" w:type="dxa"/>
            <w:shd w:val="clear" w:color="auto" w:fill="F2F2F2" w:themeFill="background1" w:themeFillShade="F2"/>
          </w:tcPr>
          <w:p w14:paraId="30CA8669" w14:textId="77777777" w:rsidR="002F3945" w:rsidRPr="007B1ADD" w:rsidRDefault="002F3945" w:rsidP="00D42028">
            <w:pPr>
              <w:rPr>
                <w:sz w:val="18"/>
                <w:szCs w:val="18"/>
                <w:lang w:val="fr-FR"/>
              </w:rPr>
            </w:pPr>
            <w:r w:rsidRPr="007B1ADD">
              <w:rPr>
                <w:sz w:val="18"/>
                <w:szCs w:val="18"/>
                <w:lang w:val="fr-FR"/>
              </w:rPr>
              <w:t>Gazes</w:t>
            </w:r>
          </w:p>
        </w:tc>
        <w:tc>
          <w:tcPr>
            <w:tcW w:w="2693" w:type="dxa"/>
            <w:shd w:val="clear" w:color="auto" w:fill="F2F2F2" w:themeFill="background1" w:themeFillShade="F2"/>
          </w:tcPr>
          <w:p w14:paraId="649343C2"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009B4C9C" w14:textId="77777777" w:rsidR="002F3945" w:rsidRPr="007B1ADD" w:rsidRDefault="002F3945" w:rsidP="00D42028">
            <w:pPr>
              <w:rPr>
                <w:sz w:val="18"/>
                <w:szCs w:val="18"/>
                <w:lang w:val="en-GB"/>
              </w:rPr>
            </w:pPr>
            <w:r>
              <w:rPr>
                <w:sz w:val="18"/>
                <w:szCs w:val="18"/>
                <w:lang w:val="en-GB"/>
              </w:rPr>
              <w:t>??? / 10%</w:t>
            </w:r>
          </w:p>
        </w:tc>
      </w:tr>
      <w:tr w:rsidR="002F3945" w14:paraId="7D6C6D67" w14:textId="77777777" w:rsidTr="00D42028">
        <w:tc>
          <w:tcPr>
            <w:tcW w:w="2175" w:type="dxa"/>
            <w:shd w:val="clear" w:color="auto" w:fill="F2F2F2" w:themeFill="background1" w:themeFillShade="F2"/>
          </w:tcPr>
          <w:p w14:paraId="28F97EEB" w14:textId="77777777" w:rsidR="002F3945" w:rsidRPr="007B1ADD" w:rsidRDefault="002F3945" w:rsidP="00D42028">
            <w:pPr>
              <w:rPr>
                <w:sz w:val="18"/>
                <w:szCs w:val="18"/>
                <w:lang w:val="en-GB"/>
              </w:rPr>
            </w:pPr>
            <w:r w:rsidRPr="007B1ADD">
              <w:rPr>
                <w:sz w:val="18"/>
                <w:szCs w:val="18"/>
                <w:lang w:val="en-GB"/>
              </w:rPr>
              <w:t>Millinery</w:t>
            </w:r>
          </w:p>
        </w:tc>
        <w:tc>
          <w:tcPr>
            <w:tcW w:w="2504" w:type="dxa"/>
            <w:shd w:val="clear" w:color="auto" w:fill="F2F2F2" w:themeFill="background1" w:themeFillShade="F2"/>
          </w:tcPr>
          <w:p w14:paraId="0686B8CB" w14:textId="77777777" w:rsidR="002F3945" w:rsidRPr="007B1ADD" w:rsidRDefault="002F3945" w:rsidP="00D42028">
            <w:pPr>
              <w:rPr>
                <w:sz w:val="18"/>
                <w:szCs w:val="18"/>
                <w:lang w:val="fr-FR"/>
              </w:rPr>
            </w:pPr>
            <w:r w:rsidRPr="007B1ADD">
              <w:rPr>
                <w:sz w:val="18"/>
                <w:szCs w:val="18"/>
                <w:lang w:val="fr-FR"/>
              </w:rPr>
              <w:t>Modes</w:t>
            </w:r>
          </w:p>
        </w:tc>
        <w:tc>
          <w:tcPr>
            <w:tcW w:w="2693" w:type="dxa"/>
            <w:shd w:val="clear" w:color="auto" w:fill="F2F2F2" w:themeFill="background1" w:themeFillShade="F2"/>
          </w:tcPr>
          <w:p w14:paraId="796BF8CB"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3E3474AA" w14:textId="77777777" w:rsidR="002F3945" w:rsidRPr="007B1ADD" w:rsidRDefault="002F3945" w:rsidP="00D42028">
            <w:pPr>
              <w:rPr>
                <w:sz w:val="18"/>
                <w:szCs w:val="18"/>
                <w:lang w:val="en-GB"/>
              </w:rPr>
            </w:pPr>
            <w:r>
              <w:rPr>
                <w:sz w:val="18"/>
                <w:szCs w:val="18"/>
                <w:lang w:val="en-GB"/>
              </w:rPr>
              <w:t>??? / 12%</w:t>
            </w:r>
          </w:p>
        </w:tc>
      </w:tr>
      <w:tr w:rsidR="002F3945" w14:paraId="55DE1EC7" w14:textId="77777777" w:rsidTr="00D42028">
        <w:tc>
          <w:tcPr>
            <w:tcW w:w="2175" w:type="dxa"/>
            <w:shd w:val="clear" w:color="auto" w:fill="F2F2F2" w:themeFill="background1" w:themeFillShade="F2"/>
          </w:tcPr>
          <w:p w14:paraId="43AE0BD8" w14:textId="77777777" w:rsidR="002F3945" w:rsidRPr="007B1ADD" w:rsidRDefault="002F3945" w:rsidP="00D42028">
            <w:pPr>
              <w:rPr>
                <w:sz w:val="18"/>
                <w:szCs w:val="18"/>
                <w:lang w:val="en-GB"/>
              </w:rPr>
            </w:pPr>
            <w:r w:rsidRPr="007B1ADD">
              <w:rPr>
                <w:sz w:val="18"/>
                <w:szCs w:val="18"/>
                <w:lang w:val="en-GB"/>
              </w:rPr>
              <w:t>Porcelain, earthen-ware and pottery</w:t>
            </w:r>
          </w:p>
        </w:tc>
        <w:tc>
          <w:tcPr>
            <w:tcW w:w="2504" w:type="dxa"/>
            <w:shd w:val="clear" w:color="auto" w:fill="F2F2F2" w:themeFill="background1" w:themeFillShade="F2"/>
          </w:tcPr>
          <w:p w14:paraId="07092807" w14:textId="77777777" w:rsidR="002F3945" w:rsidRPr="007B1ADD" w:rsidRDefault="002F3945" w:rsidP="00D42028">
            <w:pPr>
              <w:rPr>
                <w:sz w:val="18"/>
                <w:szCs w:val="18"/>
                <w:lang w:val="fr-FR"/>
              </w:rPr>
            </w:pPr>
            <w:r w:rsidRPr="007B1ADD">
              <w:rPr>
                <w:sz w:val="18"/>
                <w:szCs w:val="18"/>
                <w:lang w:val="fr-FR"/>
              </w:rPr>
              <w:t>Porcelaine, faïence et poterie</w:t>
            </w:r>
          </w:p>
        </w:tc>
        <w:tc>
          <w:tcPr>
            <w:tcW w:w="2693" w:type="dxa"/>
            <w:shd w:val="clear" w:color="auto" w:fill="F2F2F2" w:themeFill="background1" w:themeFillShade="F2"/>
          </w:tcPr>
          <w:p w14:paraId="05513DC2"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18BAEB35" w14:textId="77777777" w:rsidR="002F3945" w:rsidRPr="007B1ADD" w:rsidRDefault="002F3945" w:rsidP="00D42028">
            <w:pPr>
              <w:rPr>
                <w:sz w:val="18"/>
                <w:szCs w:val="18"/>
                <w:lang w:val="en-GB"/>
              </w:rPr>
            </w:pPr>
            <w:r>
              <w:rPr>
                <w:sz w:val="18"/>
                <w:szCs w:val="18"/>
                <w:lang w:val="en-GB"/>
              </w:rPr>
              <w:t>??? / 12%</w:t>
            </w:r>
          </w:p>
        </w:tc>
      </w:tr>
      <w:tr w:rsidR="002F3945" w14:paraId="02F1165B" w14:textId="77777777" w:rsidTr="00D42028">
        <w:tc>
          <w:tcPr>
            <w:tcW w:w="2175" w:type="dxa"/>
            <w:shd w:val="clear" w:color="auto" w:fill="F2F2F2" w:themeFill="background1" w:themeFillShade="F2"/>
          </w:tcPr>
          <w:p w14:paraId="454F9FEB" w14:textId="77777777" w:rsidR="002F3945" w:rsidRPr="007B1ADD" w:rsidRDefault="002F3945" w:rsidP="00D42028">
            <w:pPr>
              <w:rPr>
                <w:sz w:val="18"/>
                <w:szCs w:val="18"/>
                <w:lang w:val="en-GB"/>
              </w:rPr>
            </w:pPr>
            <w:r w:rsidRPr="007B1ADD">
              <w:rPr>
                <w:sz w:val="18"/>
                <w:szCs w:val="18"/>
                <w:lang w:val="en-GB"/>
              </w:rPr>
              <w:t>Plate-grafs and grafs</w:t>
            </w:r>
          </w:p>
        </w:tc>
        <w:tc>
          <w:tcPr>
            <w:tcW w:w="2504" w:type="dxa"/>
            <w:shd w:val="clear" w:color="auto" w:fill="F2F2F2" w:themeFill="background1" w:themeFillShade="F2"/>
          </w:tcPr>
          <w:p w14:paraId="1AB6DC3B" w14:textId="77777777" w:rsidR="002F3945" w:rsidRPr="007B1ADD" w:rsidRDefault="002F3945" w:rsidP="00D42028">
            <w:pPr>
              <w:rPr>
                <w:sz w:val="18"/>
                <w:szCs w:val="18"/>
                <w:lang w:val="fr-FR"/>
              </w:rPr>
            </w:pPr>
            <w:r w:rsidRPr="007B1ADD">
              <w:rPr>
                <w:sz w:val="18"/>
                <w:szCs w:val="18"/>
                <w:lang w:val="fr-FR"/>
              </w:rPr>
              <w:t>Glaces et verrerie</w:t>
            </w:r>
          </w:p>
        </w:tc>
        <w:tc>
          <w:tcPr>
            <w:tcW w:w="2693" w:type="dxa"/>
            <w:shd w:val="clear" w:color="auto" w:fill="F2F2F2" w:themeFill="background1" w:themeFillShade="F2"/>
          </w:tcPr>
          <w:p w14:paraId="742B7F73" w14:textId="77777777" w:rsidR="002F3945" w:rsidRPr="007B1ADD" w:rsidRDefault="002F3945" w:rsidP="00D42028">
            <w:pPr>
              <w:rPr>
                <w:sz w:val="18"/>
                <w:szCs w:val="18"/>
                <w:lang w:val="en-GB"/>
              </w:rPr>
            </w:pPr>
            <w:r w:rsidRPr="007B1ADD">
              <w:rPr>
                <w:sz w:val="18"/>
                <w:szCs w:val="18"/>
                <w:lang w:val="en-GB"/>
              </w:rPr>
              <w:t>Ad valorem</w:t>
            </w:r>
          </w:p>
        </w:tc>
        <w:tc>
          <w:tcPr>
            <w:tcW w:w="3827" w:type="dxa"/>
            <w:shd w:val="clear" w:color="auto" w:fill="F2F2F2" w:themeFill="background1" w:themeFillShade="F2"/>
          </w:tcPr>
          <w:p w14:paraId="43C54B93" w14:textId="77777777" w:rsidR="002F3945" w:rsidRPr="007B1ADD" w:rsidRDefault="002F3945" w:rsidP="00F03BA7">
            <w:pPr>
              <w:keepNext/>
              <w:rPr>
                <w:sz w:val="18"/>
                <w:szCs w:val="18"/>
                <w:lang w:val="en-GB"/>
              </w:rPr>
            </w:pPr>
            <w:r>
              <w:rPr>
                <w:sz w:val="18"/>
                <w:szCs w:val="18"/>
                <w:lang w:val="en-GB"/>
              </w:rPr>
              <w:t>??? / 12%</w:t>
            </w:r>
          </w:p>
        </w:tc>
      </w:tr>
    </w:tbl>
    <w:p w14:paraId="195D811B" w14:textId="184C1B52" w:rsidR="00F03BA7" w:rsidRDefault="00F03BA7" w:rsidP="00F03BA7">
      <w:pPr>
        <w:pStyle w:val="Lgende"/>
        <w:jc w:val="center"/>
      </w:pPr>
      <w:r>
        <w:t>Note</w:t>
      </w:r>
      <w:del w:id="23" w:author="Utilisateur de Microsoft Office" w:date="2016-07-31T21:06:00Z">
        <w:r w:rsidDel="0009266F">
          <w:delText xml:space="preserve"> </w:delText>
        </w:r>
      </w:del>
      <w:r>
        <w:t>: (EN) indicates the British tariff</w:t>
      </w:r>
    </w:p>
    <w:p w14:paraId="11E809FE" w14:textId="1FD0625E" w:rsidR="002F3945" w:rsidRPr="00376C74" w:rsidRDefault="002F3945" w:rsidP="002F3945">
      <w:pPr>
        <w:rPr>
          <w:lang w:val="en-GB"/>
        </w:rPr>
      </w:pPr>
      <w:r w:rsidRPr="00376C74">
        <w:rPr>
          <w:lang w:val="en-GB"/>
        </w:rPr>
        <w:lastRenderedPageBreak/>
        <w:t xml:space="preserve">For the French, the main </w:t>
      </w:r>
      <w:del w:id="24" w:author="Utilisateur de Microsoft Office" w:date="2016-07-31T21:07:00Z">
        <w:r w:rsidRPr="00376C74" w:rsidDel="0009266F">
          <w:rPr>
            <w:lang w:val="en-GB"/>
          </w:rPr>
          <w:delText xml:space="preserve">interest </w:delText>
        </w:r>
      </w:del>
      <w:ins w:id="25" w:author="Utilisateur de Microsoft Office" w:date="2016-07-31T21:07:00Z">
        <w:r w:rsidR="0009266F">
          <w:rPr>
            <w:lang w:val="en-GB"/>
          </w:rPr>
          <w:t>concessions</w:t>
        </w:r>
        <w:r w:rsidR="0009266F" w:rsidRPr="00376C74">
          <w:rPr>
            <w:lang w:val="en-GB"/>
          </w:rPr>
          <w:t xml:space="preserve"> </w:t>
        </w:r>
      </w:ins>
      <w:r w:rsidRPr="00376C74">
        <w:rPr>
          <w:lang w:val="en-GB"/>
        </w:rPr>
        <w:t xml:space="preserve">of the treaty concerns the wines, vinegars, oils of live and brandies. As we can see, these products are all </w:t>
      </w:r>
      <w:r w:rsidR="00B25303">
        <w:rPr>
          <w:lang w:val="en-GB"/>
        </w:rPr>
        <w:t>agricultural</w:t>
      </w:r>
      <w:r w:rsidRPr="00376C74">
        <w:rPr>
          <w:lang w:val="en-GB"/>
        </w:rPr>
        <w:t xml:space="preserve"> products which shows the physiocratic influence on the agreement</w:t>
      </w:r>
      <w:ins w:id="26" w:author="Corentin Ponton" w:date="2016-08-04T12:33:00Z">
        <w:r w:rsidR="00286475">
          <w:rPr>
            <w:rStyle w:val="Appelnotedebasdep"/>
            <w:lang w:val="en-GB"/>
          </w:rPr>
          <w:footnoteReference w:id="3"/>
        </w:r>
      </w:ins>
      <w:r>
        <w:rPr>
          <w:lang w:val="en-GB"/>
        </w:rPr>
        <w:t>.</w:t>
      </w:r>
      <w:r w:rsidRPr="00376C74">
        <w:rPr>
          <w:lang w:val="en-GB"/>
        </w:rPr>
        <w:t xml:space="preserve"> However, the main problem is the absence of silk product</w:t>
      </w:r>
      <w:r>
        <w:rPr>
          <w:lang w:val="en-GB"/>
        </w:rPr>
        <w:t>s</w:t>
      </w:r>
      <w:r w:rsidRPr="00376C74">
        <w:rPr>
          <w:lang w:val="en-GB"/>
        </w:rPr>
        <w:t xml:space="preserve"> in the treaty whereas the French silk industry was a key player in the French economy. For the </w:t>
      </w:r>
      <w:r w:rsidR="00F73B32">
        <w:rPr>
          <w:lang w:val="en-GB"/>
        </w:rPr>
        <w:t>British</w:t>
      </w:r>
      <w:r w:rsidRPr="00376C74">
        <w:rPr>
          <w:lang w:val="en-GB"/>
        </w:rPr>
        <w:t xml:space="preserve">, the main </w:t>
      </w:r>
      <w:del w:id="36" w:author="Utilisateur de Microsoft Office" w:date="2016-07-31T21:07:00Z">
        <w:r w:rsidRPr="00376C74" w:rsidDel="0009266F">
          <w:rPr>
            <w:lang w:val="en-GB"/>
          </w:rPr>
          <w:delText xml:space="preserve">interest </w:delText>
        </w:r>
      </w:del>
      <w:ins w:id="37" w:author="Utilisateur de Microsoft Office" w:date="2016-07-31T21:07:00Z">
        <w:r w:rsidR="0009266F">
          <w:rPr>
            <w:lang w:val="en-GB"/>
          </w:rPr>
          <w:t>concessions</w:t>
        </w:r>
        <w:r w:rsidR="0009266F" w:rsidRPr="00376C74">
          <w:rPr>
            <w:lang w:val="en-GB"/>
          </w:rPr>
          <w:t xml:space="preserve"> </w:t>
        </w:r>
      </w:ins>
      <w:r w:rsidRPr="00376C74">
        <w:rPr>
          <w:lang w:val="en-GB"/>
        </w:rPr>
        <w:t xml:space="preserve">of the treaty concerns </w:t>
      </w:r>
      <w:r>
        <w:rPr>
          <w:lang w:val="en-GB"/>
        </w:rPr>
        <w:t xml:space="preserve">manufactured goods because a significant proportion </w:t>
      </w:r>
      <w:r w:rsidR="00C50A9D">
        <w:rPr>
          <w:lang w:val="en-GB"/>
        </w:rPr>
        <w:t>of these products was prohibited</w:t>
      </w:r>
      <w:r>
        <w:rPr>
          <w:lang w:val="en-GB"/>
        </w:rPr>
        <w:t xml:space="preserve"> before the treaty.  </w:t>
      </w:r>
    </w:p>
    <w:p w14:paraId="0DD4090D" w14:textId="77777777" w:rsidR="002F3945" w:rsidRDefault="002F3945" w:rsidP="002F3945">
      <w:pPr>
        <w:rPr>
          <w:lang w:val="en-GB"/>
        </w:rPr>
      </w:pPr>
    </w:p>
    <w:p w14:paraId="1A6BFEE8" w14:textId="5773551B" w:rsidR="002F3945" w:rsidRPr="009E6F40" w:rsidRDefault="002F3945" w:rsidP="00F73B32">
      <w:pPr>
        <w:rPr>
          <w:lang w:val="en-GB"/>
        </w:rPr>
      </w:pPr>
      <w:r w:rsidRPr="00805AAC">
        <w:rPr>
          <w:lang w:val="en-GB"/>
        </w:rPr>
        <w:t xml:space="preserve">What </w:t>
      </w:r>
      <w:r w:rsidR="00F73B32" w:rsidRPr="00805AAC">
        <w:rPr>
          <w:lang w:val="en-GB"/>
        </w:rPr>
        <w:t>have</w:t>
      </w:r>
      <w:r w:rsidRPr="009E6F40">
        <w:rPr>
          <w:lang w:val="en-GB"/>
        </w:rPr>
        <w:t xml:space="preserve"> been the impacts of the treaty on the French economy and trade? Concerning trade, all studies show a rapid increase. </w:t>
      </w:r>
      <w:r w:rsidRPr="00805AAC">
        <w:rPr>
          <w:lang w:val="en-GB"/>
        </w:rPr>
        <w:t>In this study, I try to identify clearly the changes in Anglo-French</w:t>
      </w:r>
      <w:r w:rsidR="00E24ED2" w:rsidRPr="00805AAC">
        <w:rPr>
          <w:lang w:val="en-GB"/>
        </w:rPr>
        <w:t xml:space="preserve"> trade patterns: volume</w:t>
      </w:r>
      <w:r w:rsidRPr="00805AAC">
        <w:rPr>
          <w:lang w:val="en-GB"/>
        </w:rPr>
        <w:t xml:space="preserve"> and composition of trade, trend of prices and the effect </w:t>
      </w:r>
      <w:r w:rsidR="00E24ED2" w:rsidRPr="00805AAC">
        <w:rPr>
          <w:lang w:val="en-GB"/>
        </w:rPr>
        <w:t xml:space="preserve">on </w:t>
      </w:r>
      <w:del w:id="38" w:author="Utilisateur de Microsoft Office" w:date="2016-07-31T21:08:00Z">
        <w:r w:rsidR="00E24ED2" w:rsidRPr="00805AAC" w:rsidDel="00832E87">
          <w:rPr>
            <w:lang w:val="en-GB"/>
          </w:rPr>
          <w:delText xml:space="preserve">ports </w:delText>
        </w:r>
      </w:del>
      <w:ins w:id="39" w:author="Utilisateur de Microsoft Office" w:date="2016-07-31T21:08:00Z">
        <w:r w:rsidR="00832E87" w:rsidRPr="00805AAC">
          <w:rPr>
            <w:lang w:val="en-GB"/>
          </w:rPr>
          <w:t xml:space="preserve">geographical </w:t>
        </w:r>
      </w:ins>
      <w:r w:rsidR="00E24ED2" w:rsidRPr="00805AAC">
        <w:rPr>
          <w:lang w:val="en-GB"/>
        </w:rPr>
        <w:t>influence</w:t>
      </w:r>
      <w:r w:rsidRPr="00805AAC">
        <w:rPr>
          <w:lang w:val="en-GB"/>
        </w:rPr>
        <w:t xml:space="preserve">. Concerning the effects on the economy, there is a very rigorous debate on this subject between historians. On the one hand, some economic historians argue that the Treaty was an economic burden for France. According to David Weir, “Trade liberalization in 1786 </w:t>
      </w:r>
      <w:r w:rsidR="00C50A9D" w:rsidRPr="00805AAC">
        <w:rPr>
          <w:lang w:val="en-GB"/>
        </w:rPr>
        <w:t>may</w:t>
      </w:r>
      <w:r w:rsidRPr="00805AAC">
        <w:rPr>
          <w:lang w:val="en-GB"/>
        </w:rPr>
        <w:t xml:space="preserve"> have played an important role. It exposed the French industry to the British competition and lowered prices and production”</w:t>
      </w:r>
      <w:r w:rsidRPr="00805AAC">
        <w:rPr>
          <w:rStyle w:val="Appelnotedebasdep"/>
          <w:lang w:val="en-GB"/>
        </w:rPr>
        <w:footnoteReference w:id="4"/>
      </w:r>
      <w:r w:rsidRPr="00805AAC">
        <w:rPr>
          <w:lang w:val="en-GB"/>
        </w:rPr>
        <w:t xml:space="preserve"> </w:t>
      </w:r>
      <w:r w:rsidRPr="00805AAC">
        <w:rPr>
          <w:lang w:val="en-GB"/>
        </w:rPr>
        <w:fldChar w:fldCharType="begin" w:fldLock="1"/>
      </w:r>
      <w:r w:rsidRPr="00805AAC">
        <w:rPr>
          <w:lang w:val="en-GB"/>
        </w:rPr>
        <w:instrText>ADDIN CSL_CITATION { "citationItems" : [ { "id" : "ITEM-1", "itemData" : { "abstract" : "Economic crises and the origins of the French Revolution. This paper reexamines the quantitative evidence on the French economy of the eighteenth century, toward the goal of reintegrating economic history into the history of the origins of the French Revolution. It updates Labrousse's work by considering more recent evidence and by viewing France in its international context. Old Regime France was not suffering long- term Malthusian crisis of overpopulation, not was the shortrun crisis of 1789 inevitable. Economic growth resulted mainly rom improving markets, allowing constant real wages and rapid growth in land rents. Policies, especially trade policies that favored industry and penalized agriculture, were major obstacle to further development and the main protection for urban workers. This can be linked to the rise of reform politics among the notables and to the later urban-based opposition to the revolution of the landed elite. Citer", "author" : [ { "dropping-particle" : "", "family" : "Weir", "given" : "David R", "non-dropping-particle" : "", "parse-names" : false, "suffix" : "" } ], "container-title" : "Annales. \u00c9conomies, Soci\u00e9t\u00e9s, Civilisations", "id" : "ITEM-1", "issue" : "N. 4,", "issued" : { "date-parts" : [ [ "1991" ] ] }, "page" : "917-947", "title" : "Les crises \u00e9conomiques et les origines de la R\u00e9volution fran\u00e7aise", "type" : "article-journal", "volume" : "46\u1d49 ann\u00e9e" }, "uris" : [ "http://www.mendeley.com/documents/?uuid=0a542188-7be9-4c5f-b2d5-fcdd14183768" ] } ], "mendeley" : { "formattedCitation" : "(Weir 1991)", "plainTextFormattedCitation" : "(Weir 1991)", "previouslyFormattedCitation" : "(Weir 1991)" }, "properties" : { "noteIndex" : 0 }, "schema" : "https://github.com/citation-style-language/schema/raw/master/csl-citation.json" }</w:instrText>
      </w:r>
      <w:r w:rsidRPr="00805AAC">
        <w:rPr>
          <w:lang w:val="en-GB"/>
          <w:rPrChange w:id="40" w:author="Corentin Ponton" w:date="2016-08-03T11:39:00Z">
            <w:rPr>
              <w:lang w:val="en-GB"/>
            </w:rPr>
          </w:rPrChange>
        </w:rPr>
        <w:fldChar w:fldCharType="separate"/>
      </w:r>
      <w:r w:rsidRPr="00805AAC">
        <w:rPr>
          <w:noProof/>
          <w:lang w:val="en-GB"/>
        </w:rPr>
        <w:t>(Weir 1991)</w:t>
      </w:r>
      <w:r w:rsidRPr="00805AAC">
        <w:rPr>
          <w:lang w:val="en-GB"/>
        </w:rPr>
        <w:fldChar w:fldCharType="end"/>
      </w:r>
      <w:r w:rsidRPr="00805AAC">
        <w:rPr>
          <w:lang w:val="en-GB"/>
        </w:rPr>
        <w:t>. P. Verley mentioned an “economic disaster”</w:t>
      </w:r>
      <w:r w:rsidRPr="00805AAC">
        <w:rPr>
          <w:rStyle w:val="Appelnotedebasdep"/>
          <w:lang w:val="en-GB"/>
        </w:rPr>
        <w:footnoteReference w:id="5"/>
      </w:r>
      <w:r w:rsidRPr="00805AAC">
        <w:rPr>
          <w:lang w:val="en-GB"/>
        </w:rPr>
        <w:t xml:space="preserve"> </w:t>
      </w:r>
      <w:r w:rsidRPr="00805AAC">
        <w:rPr>
          <w:lang w:val="en-GB"/>
        </w:rPr>
        <w:fldChar w:fldCharType="begin" w:fldLock="1"/>
      </w:r>
      <w:r w:rsidRPr="00805AAC">
        <w:rPr>
          <w:lang w:val="en-GB"/>
        </w:rPr>
        <w:instrText>ADDIN CSL_CITATION { "citationItems" : [ { "id" : "ITEM-1", "itemData" : { "author" : [ { "dropping-particle" : "", "family" : "Verley", "given" : "Patrick", "non-dropping-particle" : "", "parse-names" : false, "suffix" : "" } ], "edition" : "Gallimard", "id" : "ITEM-1", "issued" : { "date-parts" : [ [ "1997" ] ] }, "number-of-pages" : "1-713", "publisher-place" : "Paris", "title" : "L\u2019E\u0301chelle du Monde. Essai sur l\u2019Industrialisation de l\u2019Occident", "type" : "book" }, "uris" : [ "http://www.mendeley.com/documents/?uuid=415afbef-bcb6-40c9-9198-be3efd7be745" ] } ], "mendeley" : { "formattedCitation" : "(Verley 1997)", "plainTextFormattedCitation" : "(Verley 1997)", "previouslyFormattedCitation" : "(Verley 1997)" }, "properties" : { "noteIndex" : 0 }, "schema" : "https://github.com/citation-style-language/schema/raw/master/csl-citation.json" }</w:instrText>
      </w:r>
      <w:r w:rsidRPr="00805AAC">
        <w:rPr>
          <w:lang w:val="en-GB"/>
          <w:rPrChange w:id="41" w:author="Corentin Ponton" w:date="2016-08-03T11:39:00Z">
            <w:rPr>
              <w:lang w:val="en-GB"/>
            </w:rPr>
          </w:rPrChange>
        </w:rPr>
        <w:fldChar w:fldCharType="separate"/>
      </w:r>
      <w:r w:rsidRPr="00805AAC">
        <w:rPr>
          <w:noProof/>
          <w:lang w:val="en-GB"/>
        </w:rPr>
        <w:t>(Verley 1997)</w:t>
      </w:r>
      <w:r w:rsidRPr="00805AAC">
        <w:rPr>
          <w:lang w:val="en-GB"/>
        </w:rPr>
        <w:fldChar w:fldCharType="end"/>
      </w:r>
      <w:r w:rsidRPr="00805AAC">
        <w:rPr>
          <w:lang w:val="en-GB"/>
        </w:rPr>
        <w:t xml:space="preserve">. This is also the point of view of the contemporaries of the treaty. Heckscher explains that the Eden agreement was one of the main issue held against the </w:t>
      </w:r>
      <w:r w:rsidR="00E24ED2" w:rsidRPr="009E6F40">
        <w:rPr>
          <w:i/>
          <w:iCs/>
          <w:lang w:val="en-GB"/>
        </w:rPr>
        <w:t>Ancien R</w:t>
      </w:r>
      <w:r w:rsidRPr="009E6F40">
        <w:rPr>
          <w:i/>
          <w:iCs/>
          <w:lang w:val="en-GB"/>
        </w:rPr>
        <w:t>égime</w:t>
      </w:r>
      <w:r w:rsidR="00F73B32" w:rsidRPr="009E6F40">
        <w:rPr>
          <w:i/>
          <w:iCs/>
          <w:lang w:val="en-GB"/>
        </w:rPr>
        <w:t xml:space="preserve"> </w:t>
      </w:r>
      <w:r w:rsidR="00F73B32" w:rsidRPr="009E6F40">
        <w:rPr>
          <w:iCs/>
          <w:lang w:val="en-GB"/>
        </w:rPr>
        <w:t xml:space="preserve">during the French Revolution </w:t>
      </w:r>
      <w:r w:rsidR="00F73B32" w:rsidRPr="00805AAC">
        <w:rPr>
          <w:iCs/>
          <w:lang w:val="en-GB"/>
        </w:rPr>
        <w:fldChar w:fldCharType="begin" w:fldLock="1"/>
      </w:r>
      <w:r w:rsidR="003C06CA" w:rsidRPr="00805AAC">
        <w:rPr>
          <w:iCs/>
          <w:lang w:val="en-GB"/>
        </w:rPr>
        <w:instrText>ADDIN CSL_CITATION { "citationItems" : [ { "id" : "ITEM-1", "itemData" : { "ISBN" : "9780765807397", "abstract" : "The great Swedish economist, Heckscher\u2019s, first effort to show how interventionist economic policies fail. He began with this 1918 study of Napoleon\u2019s effort to wage economic warfare against the British known as The Continental System. His later and better known work in a similar vein was his 2 volume study of the system of economic regulation in the 18th century known as Mercantilism.", "author" : [ { "dropping-particle" : "", "family" : "Heckscher", "given" : "Eli F.", "non-dropping-particle" : "", "parse-names" : false, "suffix" : "" } ], "container-title" : "Oxford: Clarendon Press", "edition" : "Harald Wes", "editor" : [ { "dropping-particle" : "", "family" : "Westergaard", "given" : "Harald", "non-dropping-particle" : "", "parse-names" : false, "suffix" : "" } ], "id" : "ITEM-1", "issued" : { "date-parts" : [ [ "1922" ] ] }, "number-of-pages" : "1-323", "title" : "The Continental System: An Economic Interpretation,", "type" : "book", "volume" : "1" }, "uris" : [ "http://www.mendeley.com/documents/?uuid=734af933-492b-491d-97a3-e852f4423586" ] } ], "mendeley" : { "formattedCitation" : "(Heckscher 1922)", "plainTextFormattedCitation" : "(Heckscher 1922)", "previouslyFormattedCitation" : "(Heckscher 1922)" }, "properties" : { "noteIndex" : 0 }, "schema" : "https://github.com/citation-style-language/schema/raw/master/csl-citation.json" }</w:instrText>
      </w:r>
      <w:r w:rsidR="00F73B32" w:rsidRPr="00805AAC">
        <w:rPr>
          <w:iCs/>
          <w:lang w:val="en-GB"/>
          <w:rPrChange w:id="42" w:author="Corentin Ponton" w:date="2016-08-03T11:39:00Z">
            <w:rPr>
              <w:iCs/>
              <w:lang w:val="en-GB"/>
            </w:rPr>
          </w:rPrChange>
        </w:rPr>
        <w:fldChar w:fldCharType="separate"/>
      </w:r>
      <w:r w:rsidR="00F73B32" w:rsidRPr="00805AAC">
        <w:rPr>
          <w:iCs/>
          <w:noProof/>
          <w:lang w:val="en-GB"/>
        </w:rPr>
        <w:t>(He</w:t>
      </w:r>
      <w:r w:rsidR="00F73B32" w:rsidRPr="009E6F40">
        <w:rPr>
          <w:iCs/>
          <w:noProof/>
          <w:lang w:val="en-GB"/>
        </w:rPr>
        <w:t>ckscher 1922)</w:t>
      </w:r>
      <w:r w:rsidR="00F73B32" w:rsidRPr="00805AAC">
        <w:rPr>
          <w:iCs/>
          <w:lang w:val="en-GB"/>
        </w:rPr>
        <w:fldChar w:fldCharType="end"/>
      </w:r>
      <w:r w:rsidRPr="00805AAC">
        <w:rPr>
          <w:i/>
          <w:iCs/>
          <w:lang w:val="en-GB"/>
        </w:rPr>
        <w:t>.</w:t>
      </w:r>
      <w:r w:rsidRPr="00805AAC">
        <w:rPr>
          <w:lang w:val="en-GB"/>
        </w:rPr>
        <w:t xml:space="preserve"> </w:t>
      </w:r>
      <w:r w:rsidRPr="009E6F40">
        <w:rPr>
          <w:lang w:val="en-GB"/>
        </w:rPr>
        <w:t xml:space="preserve">On the other hand, some historians recall that a serious commercial and industrial crisis started just before the Treaty </w:t>
      </w:r>
      <w:r w:rsidRPr="00805AAC">
        <w:rPr>
          <w:lang w:val="en-GB"/>
        </w:rPr>
        <w:fldChar w:fldCharType="begin" w:fldLock="1"/>
      </w:r>
      <w:r w:rsidR="00963718" w:rsidRPr="00805AAC">
        <w:rPr>
          <w:lang w:val="en-GB"/>
        </w:rPr>
        <w:instrText>ADDIN CSL_CITATION { "citationItems" : [ { "id" : "ITEM-1", "itemData" : { "abstract" : "Les livres d\u2019histoire parlent souvent de \u00ab rivalit\u00e9 \u00bb \u00e9conomique entre la France et l\u2019Angleterre au si\u00e8cle des Lumi\u00e8res. C\u2019est pour le moins un euph\u00e9misme, car c\u2019est bien le mot \u00ab guerre \u00bb qui convient ! De la M\u00e9diterran\u00e9e \u00e0 l\u2019Atlantique, de l\u2019oc\u00e9an Indien \u00e0 la mer de Chine, la guerre sur mer \u2013 commerciale et/ou militaire \u2013 se d\u00e9cha\u00eene (y compris la guerre de course). Sur terre, en Inde, en Am\u00e9rique, aux Antilles, les colonies changent de mains (plusieurs fois pour certaines, en peu de temps), le commerce des esclaves en est affect\u00e9, mais s\u2019intensifie\u2026 Le bras de fer dure longtemps, tr\u00e8s longtemps. Ce n\u2019est pas avant la R\u00e9volution fran\u00e7aise et l\u2019Empire que l\u2019Angleterre l\u2019emporte d\u00e9finitivement. Le triomphe anglais \u00e9tait-il inscrit dans les astres ? La France s\u2019est-elle trop occup\u00e9e de sa domination sur le continent ? Lequel des deux adversaires a-t-il le premier entrevu o\u00f9 \u00e9tait l\u2019avenir, c\u2019est-\u00e0-dire dans la r\u00e9volution industrielle ? Quelle est la chronologie de cette longue lutte ? L\u2019\u00e9conomie a-t-elle \u00e9t\u00e9 l\u2019enjeu de celle-ci ou bien n\u2019en a-t-elle \u00e9t\u00e9 qu\u2019un des champs de bataille ? Autant de questions auxquelles r\u00e9pond avec une souveraine ma\u00eetrise de son sujet le grand historien Fran\u00e7ois Crouzet.", "author" : [ { "dropping-particle" : "", "family" : "Crouzet", "given" : "Fran\u00e7ois", "non-dropping-particle" : "", "parse-names" : false, "suffix" : "" } ], "edition" : "Fayard", "id" : "ITEM-1", "issued" : { "date-parts" : [ [ "2008" ] ] }, "number-of-pages" : "426", "title" : "La guerre \u00e9conomique franco-anglaise au 18e si\u00e8cle", "type" : "book" }, "uris" : [ "http://www.mendeley.com/documents/?uuid=ce788675-d154-416b-87c6-7419b3972f19" ] } ], "mendeley" : { "formattedCitation" : "(Crouzet 2008)", "plainTextFormattedCitation" : "(Crouzet 2008)", "previouslyFormattedCitation" : "(Crouzet 2008)" }, "properties" : { "noteIndex" : 0 }, "schema" : "https://github.com/citation-style-language/schema/raw/master/csl-citation.json" }</w:instrText>
      </w:r>
      <w:r w:rsidRPr="00805AAC">
        <w:rPr>
          <w:lang w:val="en-GB"/>
          <w:rPrChange w:id="43" w:author="Corentin Ponton" w:date="2016-08-03T11:39:00Z">
            <w:rPr>
              <w:lang w:val="en-GB"/>
            </w:rPr>
          </w:rPrChange>
        </w:rPr>
        <w:fldChar w:fldCharType="separate"/>
      </w:r>
      <w:r w:rsidRPr="00805AAC">
        <w:rPr>
          <w:noProof/>
          <w:lang w:val="en-GB"/>
        </w:rPr>
        <w:t>(Crouzet 2008)</w:t>
      </w:r>
      <w:r w:rsidRPr="00805AAC">
        <w:rPr>
          <w:lang w:val="en-GB"/>
        </w:rPr>
        <w:fldChar w:fldCharType="end"/>
      </w:r>
      <w:r w:rsidRPr="00805AAC">
        <w:rPr>
          <w:lang w:val="en-GB"/>
        </w:rPr>
        <w:t>.</w:t>
      </w:r>
      <w:ins w:id="44" w:author="Corentin Ponton" w:date="2016-08-03T11:39:00Z">
        <w:r w:rsidR="00805AAC" w:rsidRPr="00805AAC">
          <w:rPr>
            <w:lang w:val="en-GB"/>
          </w:rPr>
          <w:t xml:space="preserve"> </w:t>
        </w:r>
      </w:ins>
      <w:ins w:id="45" w:author="Corentin Ponton" w:date="2016-08-03T11:45:00Z">
        <w:r w:rsidR="009E6F40">
          <w:rPr>
            <w:lang w:val="en-GB"/>
          </w:rPr>
          <w:t>Finally, J. Horn admits</w:t>
        </w:r>
      </w:ins>
      <w:ins w:id="46" w:author="Corentin Ponton" w:date="2016-08-03T11:46:00Z">
        <w:r w:rsidR="009E6F40">
          <w:rPr>
            <w:lang w:val="en-GB"/>
          </w:rPr>
          <w:t xml:space="preserve"> the negative impacts of the Treaty on the French economy </w:t>
        </w:r>
      </w:ins>
      <w:ins w:id="47" w:author="Corentin Ponton" w:date="2016-08-03T11:47:00Z">
        <w:r w:rsidR="009E6F40">
          <w:rPr>
            <w:lang w:val="en-GB"/>
          </w:rPr>
          <w:t xml:space="preserve">at least in the short-term, but </w:t>
        </w:r>
      </w:ins>
      <w:ins w:id="48" w:author="Corentin Ponton" w:date="2016-08-03T11:49:00Z">
        <w:r w:rsidR="009E6F40">
          <w:rPr>
            <w:lang w:val="en-GB"/>
          </w:rPr>
          <w:t xml:space="preserve">in the longer term </w:t>
        </w:r>
      </w:ins>
      <w:ins w:id="49" w:author="Corentin Ponton" w:date="2016-08-03T11:47:00Z">
        <w:r w:rsidR="009E6F40">
          <w:rPr>
            <w:lang w:val="en-GB"/>
          </w:rPr>
          <w:t xml:space="preserve">the increase of trade could have a </w:t>
        </w:r>
      </w:ins>
      <w:ins w:id="50" w:author="Corentin Ponton" w:date="2016-08-03T11:48:00Z">
        <w:r w:rsidR="009E6F40">
          <w:rPr>
            <w:lang w:val="en-GB"/>
          </w:rPr>
          <w:t xml:space="preserve">positive impact, especially through </w:t>
        </w:r>
      </w:ins>
      <w:ins w:id="51" w:author="Corentin Ponton" w:date="2016-08-03T11:53:00Z">
        <w:r w:rsidR="009E6F40">
          <w:rPr>
            <w:lang w:val="en-GB"/>
          </w:rPr>
          <w:t>technology transfer.</w:t>
        </w:r>
      </w:ins>
      <w:ins w:id="52" w:author="Corentin Ponton" w:date="2016-08-03T11:45:00Z">
        <w:r w:rsidR="009E6F40">
          <w:rPr>
            <w:lang w:val="en-GB"/>
          </w:rPr>
          <w:t xml:space="preserve"> “</w:t>
        </w:r>
      </w:ins>
      <w:ins w:id="53" w:author="Corentin Ponton" w:date="2016-08-03T11:39:00Z">
        <w:r w:rsidR="00805AAC" w:rsidRPr="00805AAC">
          <w:rPr>
            <w:lang w:val="en-GB"/>
            <w:rPrChange w:id="54" w:author="Corentin Ponton" w:date="2016-08-03T11:39:00Z">
              <w:rPr>
                <w:lang w:val="fr-FR"/>
              </w:rPr>
            </w:rPrChange>
          </w:rPr>
          <w:t>In short, the Eden Treaty had drastic repercussions, but they were not solely negative; this survey illustrates that admits the devastation of the English flood tide of imports, there were justified reasons for cautious optimism about France</w:t>
        </w:r>
        <w:r w:rsidR="009E6F40" w:rsidRPr="009E6F40">
          <w:rPr>
            <w:lang w:val="en-GB"/>
          </w:rPr>
          <w:t>’s long term ability to compete</w:t>
        </w:r>
      </w:ins>
      <w:ins w:id="55" w:author="Corentin Ponton" w:date="2016-08-03T11:45:00Z">
        <w:r w:rsidR="009E6F40">
          <w:rPr>
            <w:lang w:val="en-GB"/>
          </w:rPr>
          <w:t>”</w:t>
        </w:r>
      </w:ins>
      <w:r w:rsidRPr="00805AAC">
        <w:rPr>
          <w:lang w:val="en-GB"/>
        </w:rPr>
        <w:t xml:space="preserve"> </w:t>
      </w:r>
      <w:ins w:id="56" w:author="Corentin Ponton" w:date="2016-08-03T11:26:00Z">
        <w:r w:rsidR="00F25B07" w:rsidRPr="00805AAC">
          <w:rPr>
            <w:lang w:val="en-GB"/>
          </w:rPr>
          <w:fldChar w:fldCharType="begin" w:fldLock="1"/>
        </w:r>
      </w:ins>
      <w:r w:rsidR="00597B4E">
        <w:rPr>
          <w:lang w:val="en-GB"/>
        </w:rPr>
        <w:instrText>ADDIN CSL_CITATION { "citationItems" : [ { "id" : "ITEM-1", "itemData" : { "abstract" : "In The Path Not Taken, Jeff Horn argues that--contrary to standard, Anglocentric accounts--French industrialization was not a failed imitation of the laissez-faire British model but the product of a distinctive industrial policy that led, over the long term, to prosperity comparable to Britain's. Despite the upheavals of the Revolution and the Napoleonic Wars, France developed and maintained its own industrial strengths. France was then able to take full advantage of the new technologies and industries that emerged in the \"second industrial revolution,\" and by the end of the nineteenth century some of France's industries were outperforming Britain's handily. The Path Not Taken shows that the foundations of this success were laid during the first industrial revolution.Horn posits that the French state's early attempt to emulate Britain's style of industrial development foundered because of revolutionary politics. The \"threat from below\" made it impossible for the state or entrepreneurs to control and exploit laborers in the British manner. The French used different means to manage labor unruliness and encourage innovation and entrepreneurialism. Technology is at the heart of Horn's analysis, and he shows that France, unlike England, often preferred still-profitable older methods of production in order to maintain employment and forestall revolution. Horn examines the institutional framework established by Napoleon's most important Minister of the Interior, Jean-Antoine Chaptal. He focuses on textiles, chemicals, and steel, looks at how these new institutions created a new industrial environment. Horn's illuminating comparison of French and British industrialization should stir debate among historians, economists, and political scientists.", "author" : [ { "dropping-particle" : "", "family" : "Horn", "given" : "Jeff", "non-dropping-particle" : "", "parse-names" : false, "suffix" : "" } ], "edition" : "MIT Press", "id" : "ITEM-1", "issued" : { "date-parts" : [ [ "2006" ] ] }, "number-of-pages" : "400", "title" : "The path not taken - French industrialization in the age of Revolution (1750-1830)", "type" : "book" }, "uris" : [ "http://www.mendeley.com/documents/?uuid=974c61f5-c280-4630-a371-c0f45d86d12f" ] } ], "mendeley" : { "formattedCitation" : "(Horn 2006)", "plainTextFormattedCitation" : "(Horn 2006)", "previouslyFormattedCitation" : "(Horn 2006)" }, "properties" : { "noteIndex" : 0 }, "schema" : "https://github.com/citation-style-language/schema/raw/master/csl-citation.json" }</w:instrText>
      </w:r>
      <w:r w:rsidR="00F25B07" w:rsidRPr="00805AAC">
        <w:rPr>
          <w:lang w:val="en-GB"/>
          <w:rPrChange w:id="57" w:author="Corentin Ponton" w:date="2016-08-03T11:39:00Z">
            <w:rPr>
              <w:lang w:val="en-GB"/>
            </w:rPr>
          </w:rPrChange>
        </w:rPr>
        <w:fldChar w:fldCharType="separate"/>
      </w:r>
      <w:r w:rsidR="00F25B07" w:rsidRPr="00805AAC">
        <w:rPr>
          <w:noProof/>
          <w:lang w:val="en-GB"/>
        </w:rPr>
        <w:t>(Horn 2006)</w:t>
      </w:r>
      <w:ins w:id="58" w:author="Corentin Ponton" w:date="2016-08-03T11:26:00Z">
        <w:r w:rsidR="00F25B07" w:rsidRPr="00805AAC">
          <w:rPr>
            <w:lang w:val="en-GB"/>
          </w:rPr>
          <w:fldChar w:fldCharType="end"/>
        </w:r>
        <w:r w:rsidR="00F25B07" w:rsidRPr="00805AAC">
          <w:rPr>
            <w:lang w:val="en-GB"/>
          </w:rPr>
          <w:t xml:space="preserve">. </w:t>
        </w:r>
      </w:ins>
      <w:ins w:id="59" w:author="Utilisateur de Microsoft Office" w:date="2016-07-30T19:21:00Z">
        <w:del w:id="60" w:author="Corentin Ponton" w:date="2016-08-03T11:26:00Z">
          <w:r w:rsidR="00CD05C1" w:rsidRPr="00805AAC" w:rsidDel="00F25B07">
            <w:rPr>
              <w:lang w:val="en-GB"/>
            </w:rPr>
            <w:delText xml:space="preserve">+ HORN </w:delText>
          </w:r>
        </w:del>
      </w:ins>
      <w:r w:rsidRPr="009E6F40">
        <w:rPr>
          <w:lang w:val="en-GB"/>
        </w:rPr>
        <w:t xml:space="preserve">But this debate will not </w:t>
      </w:r>
      <w:r w:rsidR="00B25303" w:rsidRPr="009E6F40">
        <w:rPr>
          <w:lang w:val="en-GB"/>
        </w:rPr>
        <w:t>be the substance of this paper</w:t>
      </w:r>
      <w:r w:rsidRPr="009E6F40">
        <w:rPr>
          <w:lang w:val="en-GB"/>
        </w:rPr>
        <w:t>,</w:t>
      </w:r>
      <w:r w:rsidR="00B25303" w:rsidRPr="009E6F40">
        <w:rPr>
          <w:lang w:val="en-GB"/>
        </w:rPr>
        <w:t xml:space="preserve"> as</w:t>
      </w:r>
      <w:r w:rsidRPr="009E6F40">
        <w:rPr>
          <w:lang w:val="en-GB"/>
        </w:rPr>
        <w:t xml:space="preserve"> this study is based on foreign trade data and not on output ones. </w:t>
      </w:r>
    </w:p>
    <w:p w14:paraId="3C1ED330" w14:textId="77777777" w:rsidR="002F3945" w:rsidRDefault="002F3945" w:rsidP="002F3945">
      <w:pPr>
        <w:rPr>
          <w:lang w:val="en-GB"/>
        </w:rPr>
      </w:pPr>
    </w:p>
    <w:p w14:paraId="1B7F87C4" w14:textId="3AD63C27" w:rsidR="00963718" w:rsidRDefault="002F3945" w:rsidP="002F3945">
      <w:pPr>
        <w:rPr>
          <w:lang w:val="en-GB"/>
        </w:rPr>
      </w:pPr>
      <w:r w:rsidRPr="00250D0C">
        <w:rPr>
          <w:lang w:val="en-GB"/>
        </w:rPr>
        <w:t xml:space="preserve">The paper is organized as follows. Section 2 describes the data in detail and presents the research project, called TOFLIT18, from which the data are drawn. Section 3 develops the methodology adopted for my analysis. Section 4 reports the empirical results from different analytical perspectives. Finally, section 5 suggests some conclusions. </w:t>
      </w:r>
    </w:p>
    <w:p w14:paraId="367CB3CB" w14:textId="754B18D5" w:rsidR="00F86AE9" w:rsidRDefault="00F86AE9">
      <w:pPr>
        <w:spacing w:line="240" w:lineRule="auto"/>
        <w:jc w:val="left"/>
        <w:rPr>
          <w:lang w:val="en-GB"/>
        </w:rPr>
      </w:pPr>
      <w:r>
        <w:rPr>
          <w:lang w:val="en-GB"/>
        </w:rPr>
        <w:br w:type="page"/>
      </w:r>
    </w:p>
    <w:p w14:paraId="33F9DC5E" w14:textId="2A4DAED6" w:rsidR="002F3945" w:rsidRDefault="000C2F77" w:rsidP="00F86AE9">
      <w:pPr>
        <w:pStyle w:val="Titre1"/>
      </w:pPr>
      <w:r>
        <w:lastRenderedPageBreak/>
        <w:t>Data</w:t>
      </w:r>
    </w:p>
    <w:p w14:paraId="1387CC55" w14:textId="349C26EE" w:rsidR="002F3945" w:rsidRPr="00252827" w:rsidRDefault="00F307A7" w:rsidP="00252827">
      <w:pPr>
        <w:pStyle w:val="Titre2"/>
      </w:pPr>
      <w:r w:rsidRPr="00252827">
        <w:t>The TOFLIT 18 project</w:t>
      </w:r>
    </w:p>
    <w:p w14:paraId="5BB6859C" w14:textId="644A0AEF" w:rsidR="002F3945" w:rsidRPr="00983808" w:rsidRDefault="002F3945" w:rsidP="002F3945">
      <w:pPr>
        <w:rPr>
          <w:sz w:val="20"/>
          <w:szCs w:val="20"/>
        </w:rPr>
      </w:pPr>
      <w:r w:rsidRPr="00983808">
        <w:rPr>
          <w:sz w:val="20"/>
          <w:szCs w:val="20"/>
        </w:rPr>
        <w:t xml:space="preserve">(This subsection is </w:t>
      </w:r>
      <w:r w:rsidR="00B25303">
        <w:rPr>
          <w:sz w:val="20"/>
          <w:szCs w:val="20"/>
        </w:rPr>
        <w:t>taken from</w:t>
      </w:r>
      <w:r w:rsidRPr="00983808">
        <w:rPr>
          <w:sz w:val="20"/>
          <w:szCs w:val="20"/>
        </w:rPr>
        <w:t xml:space="preserve"> an article published in the revue Dialogue </w:t>
      </w:r>
      <w:r w:rsidRPr="00983808">
        <w:rPr>
          <w:sz w:val="20"/>
          <w:szCs w:val="20"/>
        </w:rPr>
        <w:fldChar w:fldCharType="begin" w:fldLock="1"/>
      </w:r>
      <w:r>
        <w:rPr>
          <w:sz w:val="20"/>
          <w:szCs w:val="20"/>
        </w:rPr>
        <w:instrText>ADDIN CSL_CITATION { "citationItems" : [ { "id" : "ITEM-1", "itemData" : { "ISBN" : "9781920556075", "abstract" : "Analysis of the historical roots of development is an important track of the DIAL team\u2019s work programme. Researchers collecting survey data on the subject brave archive dust more than field dust (in particular the Sahelian field). Some even brave dust on both locations at once, but they are not the subject of this focus. The subject presented here is France\u2019s international trade on the eve of Europe\u2019s industrialisation. The project is headed by Guillaume Daudin. It is funded by the French National Research Agency (2014-2017). It is called TOFLIT18 (for Transformation Of the French economy through the Lens of International Trade in the eighteenth century). The project\u2019s brief is to improve knowledge of the period that laid the economic foundations for France and the rest of Europe to step into the modern industrial era. Guillaume Daudin is supported by a team of DIAL and non-DIAL economists, historians and IT engineers including Lo\u00efc Charles, professor at the French National Institute for Demographic Studies (INED), who launched the collection of statistical data with Daudin in 2009; B\u00e9atrice Dedinger, historian on Germany and trade; Pierre Gervais, Professor at the University of Paris 3 and historian of market capitalism; and Paul Girard, a data scientist.", "author" : [ { "dropping-particle" : "", "family" : "Ponton", "given" : "Corentin", "non-dropping-particle" : "", "parse-names" : false, "suffix" : "" }, { "dropping-particle" : "", "family" : "Vidal", "given" : "Quentin", "non-dropping-particle" : "", "parse-names" : false, "suffix" : "" }, { "dropping-particle" : "", "family" : "Daudin", "given" : "Guillaume", "non-dropping-particle" : "", "parse-names" : false, "suffix" : "" } ], "container-title" : "Dialogue", "id" : "ITEM-1", "issue" : "43", "issued" : { "date-parts" : [ [ "2016" ] ] }, "page" : "1-9", "title" : "HISTORICAL ANALYSIS OF FRANCE\u2019S FOREIGN TRADE - THE TOFLIT 18 PROJECT", "type" : "article-journal" }, "uris" : [ "http://www.mendeley.com/documents/?uuid=5b72178c-855a-4552-938e-6242e3f1757a" ] } ], "mendeley" : { "formattedCitation" : "(Ponton et al. 2016)", "manualFormatting" : "(Ponton, Vidal &amp; Daudin. 2016)", "plainTextFormattedCitation" : "(Ponton et al. 2016)", "previouslyFormattedCitation" : "(Ponton et al. 2016)" }, "properties" : { "noteIndex" : 0 }, "schema" : "https://github.com/citation-style-language/schema/raw/master/csl-citation.json" }</w:instrText>
      </w:r>
      <w:r w:rsidRPr="00983808">
        <w:rPr>
          <w:sz w:val="20"/>
          <w:szCs w:val="20"/>
        </w:rPr>
        <w:fldChar w:fldCharType="separate"/>
      </w:r>
      <w:r w:rsidRPr="00983808">
        <w:rPr>
          <w:noProof/>
          <w:sz w:val="20"/>
          <w:szCs w:val="20"/>
        </w:rPr>
        <w:t>(Ponton, Vidal &amp; Daudin. 2016)</w:t>
      </w:r>
      <w:r w:rsidRPr="00983808">
        <w:rPr>
          <w:sz w:val="20"/>
          <w:szCs w:val="20"/>
        </w:rPr>
        <w:fldChar w:fldCharType="end"/>
      </w:r>
      <w:r w:rsidRPr="00983808">
        <w:rPr>
          <w:sz w:val="20"/>
          <w:szCs w:val="20"/>
        </w:rPr>
        <w:t xml:space="preserve"> )</w:t>
      </w:r>
    </w:p>
    <w:p w14:paraId="04309C60" w14:textId="77777777" w:rsidR="002F3945" w:rsidRDefault="002F3945" w:rsidP="002F3945"/>
    <w:p w14:paraId="57EBB52A" w14:textId="77777777" w:rsidR="002F3945" w:rsidRDefault="002F3945" w:rsidP="002F3945">
      <w:pPr>
        <w:rPr>
          <w:lang w:val="en-GB"/>
        </w:rPr>
      </w:pPr>
      <w:r w:rsidRPr="00E178EE">
        <w:rPr>
          <w:lang w:val="en-GB"/>
        </w:rPr>
        <w:t xml:space="preserve">The project intends to publish the most comprehensive database possible on French international trade from 1716 to 1828. The compilation of data in digital picture format has been a long process. The archives held by the French tax farms (which played the role of customs) were destroyed by the revolutionary fury. Fortunately, the administrators at the time often left their positions with part of their records, which ended up dispersed among different French and foreign collections of archives: the famous historian Posthumus, for example, compiled a collection from merchants selling old papers in Amsterdam in the 1930s. </w:t>
      </w:r>
    </w:p>
    <w:p w14:paraId="0891DF22" w14:textId="77777777" w:rsidR="002F3945" w:rsidRDefault="002F3945" w:rsidP="002F3945">
      <w:pPr>
        <w:rPr>
          <w:lang w:val="en-GB"/>
        </w:rPr>
      </w:pPr>
    </w:p>
    <w:p w14:paraId="4D7C11A1" w14:textId="4C9BCEE4" w:rsidR="00F86AE9" w:rsidRDefault="00F86AE9" w:rsidP="00F86AE9">
      <w:pPr>
        <w:pStyle w:val="Lgende"/>
        <w:keepNext/>
        <w:jc w:val="center"/>
      </w:pPr>
      <w:bookmarkStart w:id="61" w:name="_Ref457503770"/>
      <w:r>
        <w:t xml:space="preserve">Figure </w:t>
      </w:r>
      <w:r>
        <w:fldChar w:fldCharType="begin"/>
      </w:r>
      <w:r>
        <w:instrText xml:space="preserve"> SEQ Figure \* ARABIC </w:instrText>
      </w:r>
      <w:r>
        <w:fldChar w:fldCharType="separate"/>
      </w:r>
      <w:r w:rsidR="00C6265D">
        <w:rPr>
          <w:noProof/>
        </w:rPr>
        <w:t>1</w:t>
      </w:r>
      <w:r>
        <w:fldChar w:fldCharType="end"/>
      </w:r>
      <w:bookmarkEnd w:id="61"/>
      <w:r>
        <w:t>: Example of a trade register</w:t>
      </w:r>
    </w:p>
    <w:p w14:paraId="5F29CAC8" w14:textId="77777777" w:rsidR="002F3945" w:rsidRDefault="002F3945" w:rsidP="002F3945">
      <w:pPr>
        <w:widowControl w:val="0"/>
        <w:autoSpaceDE w:val="0"/>
        <w:autoSpaceDN w:val="0"/>
        <w:adjustRightInd w:val="0"/>
        <w:spacing w:line="280" w:lineRule="atLeast"/>
        <w:jc w:val="center"/>
        <w:rPr>
          <w:rFonts w:ascii="Times" w:hAnsi="Times" w:cs="Times"/>
          <w:sz w:val="24"/>
          <w:szCs w:val="24"/>
          <w:lang w:val="fr-FR"/>
        </w:rPr>
      </w:pPr>
      <w:r>
        <w:rPr>
          <w:noProof/>
          <w:lang w:val="fr-FR" w:eastAsia="fr-FR"/>
        </w:rPr>
        <w:drawing>
          <wp:inline distT="0" distB="0" distL="0" distR="0" wp14:anchorId="57C1F553" wp14:editId="46ED643E">
            <wp:extent cx="4589527" cy="3185652"/>
            <wp:effectExtent l="0" t="0" r="190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8">
                      <a:extLst>
                        <a:ext uri="{28A0092B-C50C-407E-A947-70E740481C1C}">
                          <a14:useLocalDpi xmlns:a14="http://schemas.microsoft.com/office/drawing/2010/main" val="0"/>
                        </a:ext>
                      </a:extLst>
                    </a:blip>
                    <a:stretch>
                      <a:fillRect/>
                    </a:stretch>
                  </pic:blipFill>
                  <pic:spPr>
                    <a:xfrm>
                      <a:off x="0" y="0"/>
                      <a:ext cx="4603438" cy="3195308"/>
                    </a:xfrm>
                    <a:prstGeom prst="rect">
                      <a:avLst/>
                    </a:prstGeom>
                  </pic:spPr>
                </pic:pic>
              </a:graphicData>
            </a:graphic>
          </wp:inline>
        </w:drawing>
      </w:r>
    </w:p>
    <w:p w14:paraId="615533AB" w14:textId="551EF8B9" w:rsidR="002F3945" w:rsidRPr="00C6265D" w:rsidRDefault="00F86AE9" w:rsidP="00F86AE9">
      <w:pPr>
        <w:jc w:val="center"/>
        <w:rPr>
          <w:sz w:val="18"/>
          <w:szCs w:val="18"/>
          <w:rPrChange w:id="62" w:author="Guillaume DAUDIN" w:date="2017-08-01T08:43:00Z">
            <w:rPr>
              <w:sz w:val="18"/>
              <w:szCs w:val="18"/>
              <w:lang w:val="fr-FR"/>
            </w:rPr>
          </w:rPrChange>
        </w:rPr>
      </w:pPr>
      <w:r w:rsidRPr="00F86AE9">
        <w:rPr>
          <w:sz w:val="18"/>
          <w:szCs w:val="18"/>
          <w:lang w:val="en-GB"/>
        </w:rPr>
        <w:t xml:space="preserve">Note: </w:t>
      </w:r>
      <w:r w:rsidRPr="00F86AE9">
        <w:rPr>
          <w:sz w:val="18"/>
          <w:szCs w:val="18"/>
        </w:rPr>
        <w:t>General Register of Trade - 1757 – Rouen Municipal Library. TOFLIT18</w:t>
      </w:r>
    </w:p>
    <w:p w14:paraId="2038ACB2" w14:textId="77777777" w:rsidR="00F86AE9" w:rsidRDefault="00F86AE9" w:rsidP="002F3945">
      <w:pPr>
        <w:rPr>
          <w:lang w:val="en-GB"/>
        </w:rPr>
      </w:pPr>
    </w:p>
    <w:p w14:paraId="1236FACB" w14:textId="5FC77CE4" w:rsidR="002F3945" w:rsidRDefault="002F3945" w:rsidP="002F3945">
      <w:pPr>
        <w:rPr>
          <w:lang w:val="en-GB"/>
        </w:rPr>
      </w:pPr>
      <w:r w:rsidRPr="00E178EE">
        <w:rPr>
          <w:lang w:val="en-GB"/>
        </w:rPr>
        <w:t>The transcription of registers (generally handwritten</w:t>
      </w:r>
      <w:r w:rsidR="00F86AE9">
        <w:rPr>
          <w:lang w:val="en-GB"/>
        </w:rPr>
        <w:t xml:space="preserve">, see the </w:t>
      </w:r>
      <w:r w:rsidR="00F86AE9">
        <w:rPr>
          <w:lang w:val="en-GB"/>
        </w:rPr>
        <w:fldChar w:fldCharType="begin"/>
      </w:r>
      <w:r w:rsidR="00F86AE9">
        <w:rPr>
          <w:lang w:val="en-GB"/>
        </w:rPr>
        <w:instrText xml:space="preserve"> REF _Ref457503770 \h </w:instrText>
      </w:r>
      <w:r w:rsidR="00F86AE9">
        <w:rPr>
          <w:lang w:val="en-GB"/>
        </w:rPr>
      </w:r>
      <w:r w:rsidR="00F86AE9">
        <w:rPr>
          <w:lang w:val="en-GB"/>
        </w:rPr>
        <w:fldChar w:fldCharType="separate"/>
      </w:r>
      <w:r w:rsidR="00C6265D">
        <w:t xml:space="preserve">Figure </w:t>
      </w:r>
      <w:r w:rsidR="00C6265D">
        <w:rPr>
          <w:noProof/>
        </w:rPr>
        <w:t>1</w:t>
      </w:r>
      <w:r w:rsidR="00F86AE9">
        <w:rPr>
          <w:lang w:val="en-GB"/>
        </w:rPr>
        <w:fldChar w:fldCharType="end"/>
      </w:r>
      <w:r w:rsidR="00F86AE9">
        <w:rPr>
          <w:lang w:val="en-GB"/>
        </w:rPr>
        <w:t xml:space="preserve"> above</w:t>
      </w:r>
      <w:r w:rsidRPr="00E178EE">
        <w:rPr>
          <w:lang w:val="en-GB"/>
        </w:rPr>
        <w:t xml:space="preserve">) in the form of tables is much less rewarding work. A large team transcribed over 400,000 trade flows. Mistakes made by copyists at the time, geographic and historical variations in spelling, and human error by the transcribers made for a base that initially contained over 45,000 different goods and over 700 trade partners. The team therefore had to correct spellings and consolidate equivalent names (such as “herring” and “herring sea fish”) to harmonise the entries and bring the number of goods and partners down to 16,000 and 165 respectively. The team is now classifying the 16,000 goods in some 20 categories based on the UN’s SITC classification (Standard International Trade Classification). This is no mean task since a great deal </w:t>
      </w:r>
      <w:r w:rsidRPr="00E178EE">
        <w:rPr>
          <w:lang w:val="en-GB"/>
        </w:rPr>
        <w:lastRenderedPageBreak/>
        <w:t xml:space="preserve">of 18th century merchandise is hard to fit into these modern classifications. In fact, no classification can claim to be definitive so it is important to give everyone the possibility to alter the classifications, cross-check them, and so on. </w:t>
      </w:r>
    </w:p>
    <w:p w14:paraId="030F2D25" w14:textId="77777777" w:rsidR="00F86AE9" w:rsidRPr="00E178EE" w:rsidRDefault="00F86AE9" w:rsidP="002F3945">
      <w:pPr>
        <w:rPr>
          <w:lang w:val="en-GB"/>
        </w:rPr>
      </w:pPr>
    </w:p>
    <w:p w14:paraId="624007D9" w14:textId="06243148" w:rsidR="002F3945" w:rsidRDefault="00F307A7" w:rsidP="002F3945">
      <w:pPr>
        <w:pStyle w:val="Pardeliste"/>
        <w:numPr>
          <w:ilvl w:val="0"/>
          <w:numId w:val="1"/>
        </w:numPr>
        <w:rPr>
          <w:lang w:val="en-GB"/>
        </w:rPr>
      </w:pPr>
      <w:r>
        <w:rPr>
          <w:lang w:val="en-GB"/>
        </w:rPr>
        <w:t>Local and National sources</w:t>
      </w:r>
      <w:r w:rsidR="002F3945">
        <w:rPr>
          <w:lang w:val="en-GB"/>
        </w:rPr>
        <w:t xml:space="preserve"> </w:t>
      </w:r>
    </w:p>
    <w:p w14:paraId="4D7A0252" w14:textId="3E361093" w:rsidR="002F3945" w:rsidRPr="00F40511" w:rsidRDefault="002F3945" w:rsidP="002F3945">
      <w:pPr>
        <w:rPr>
          <w:lang w:val="en-GB"/>
        </w:rPr>
      </w:pPr>
      <w:r w:rsidRPr="00E95538">
        <w:rPr>
          <w:lang w:val="en-GB"/>
        </w:rPr>
        <w:t>Two kinds of data are available with the sources: Local and National. They are not redundant because they offer different sets of information and advantages. National data – when available – are complete and compute all imports and/or exports for a given year</w:t>
      </w:r>
      <w:ins w:id="63" w:author="Utilisateur de Microsoft Office" w:date="2016-07-31T21:09:00Z">
        <w:r w:rsidR="00832E87">
          <w:rPr>
            <w:lang w:val="en-GB"/>
          </w:rPr>
          <w:t xml:space="preserve"> </w:t>
        </w:r>
      </w:ins>
      <w:ins w:id="64" w:author="Utilisateur de Microsoft Office" w:date="2016-07-31T21:10:00Z">
        <w:r w:rsidR="00832E87">
          <w:rPr>
            <w:lang w:val="en-GB"/>
          </w:rPr>
          <w:fldChar w:fldCharType="begin" w:fldLock="1"/>
        </w:r>
      </w:ins>
      <w:r w:rsidR="00F25B07">
        <w:rPr>
          <w:lang w:val="en-GB"/>
        </w:rPr>
        <w:instrText>ADDIN CSL_CITATION { "citationItems" : [ { "id" : "ITEM-1", "itemData" : { "ISBN" : "2701157749", "ISSN" : "00488003", "author" : [ { "dropping-particle" : "", "family" : "Daudin", "given" : "Guillaume", "non-dropping-particle" : "", "parse-names" : false, "suffix" : "" }, { "dropping-particle" : "", "family" : "Charles", "given" : "Lo\u00efc", "non-dropping-particle" : "", "parse-names" : false, "suffix" : "" } ], "container-title" : "Revue d'histoire moderne et contemporaine", "id" : "ITEM-1", "issued" : { "date-parts" : [ [ "2011" ] ] }, "page" : "128-155", "title" : "La collecte du chiffre au XVIIIe si\u00e8cle: le Bureau de la balance du commerce et la production des donn\u00e9es sur le commerce ext\u00e9rieur de la France", "type" : "article-journal", "volume" : "58-1" }, "uris" : [ "http://www.mendeley.com/documents/?uuid=e37ab02b-c88f-4d75-80ba-b823631ee315" ] } ], "mendeley" : { "formattedCitation" : "(Daudin &amp; Charles 2011)", "plainTextFormattedCitation" : "(Daudin &amp; Charles 2011)", "previouslyFormattedCitation" : "(Daudin &amp; Charles 2011)" }, "properties" : { "noteIndex" : 0 }, "schema" : "https://github.com/citation-style-language/schema/raw/master/csl-citation.json" }</w:instrText>
      </w:r>
      <w:r w:rsidR="00832E87">
        <w:rPr>
          <w:lang w:val="en-GB"/>
        </w:rPr>
        <w:fldChar w:fldCharType="separate"/>
      </w:r>
      <w:r w:rsidR="00832E87" w:rsidRPr="00832E87">
        <w:rPr>
          <w:noProof/>
          <w:lang w:val="en-GB"/>
        </w:rPr>
        <w:t>(Daudin &amp; Charles 2011)</w:t>
      </w:r>
      <w:ins w:id="65" w:author="Utilisateur de Microsoft Office" w:date="2016-07-31T21:10:00Z">
        <w:r w:rsidR="00832E87">
          <w:rPr>
            <w:lang w:val="en-GB"/>
          </w:rPr>
          <w:fldChar w:fldCharType="end"/>
        </w:r>
      </w:ins>
      <w:r w:rsidRPr="00E95538">
        <w:rPr>
          <w:lang w:val="en-GB"/>
        </w:rPr>
        <w:t xml:space="preserve">. Trade data were </w:t>
      </w:r>
      <w:del w:id="66" w:author="Utilisateur de Microsoft Office" w:date="2016-07-31T21:09:00Z">
        <w:r w:rsidRPr="00E95538" w:rsidDel="00832E87">
          <w:rPr>
            <w:lang w:val="en-GB"/>
          </w:rPr>
          <w:delText xml:space="preserve">indeed </w:delText>
        </w:r>
      </w:del>
      <w:r w:rsidRPr="00E95538">
        <w:rPr>
          <w:lang w:val="en-GB"/>
        </w:rPr>
        <w:t xml:space="preserve">aggregated by the </w:t>
      </w:r>
      <w:r w:rsidRPr="00E95538">
        <w:rPr>
          <w:i/>
          <w:lang w:val="en-GB"/>
        </w:rPr>
        <w:t>Bureau de la Balance de Commerce</w:t>
      </w:r>
      <w:r w:rsidRPr="00E95538">
        <w:rPr>
          <w:lang w:val="en-GB"/>
        </w:rPr>
        <w:t xml:space="preserve">. Local data are not complete for a given year (see </w:t>
      </w:r>
      <w:r w:rsidRPr="00E95538">
        <w:rPr>
          <w:lang w:val="en-GB"/>
        </w:rPr>
        <w:fldChar w:fldCharType="begin"/>
      </w:r>
      <w:r w:rsidRPr="00E95538">
        <w:rPr>
          <w:lang w:val="en-GB"/>
        </w:rPr>
        <w:instrText xml:space="preserve"> REF _Ref457292680 \h </w:instrText>
      </w:r>
      <w:r>
        <w:rPr>
          <w:lang w:val="en-GB"/>
        </w:rPr>
        <w:instrText xml:space="preserve"> \* MERGEFORMAT </w:instrText>
      </w:r>
      <w:r w:rsidRPr="00E95538">
        <w:rPr>
          <w:lang w:val="en-GB"/>
        </w:rPr>
      </w:r>
      <w:r w:rsidRPr="00E95538">
        <w:rPr>
          <w:lang w:val="en-GB"/>
        </w:rPr>
        <w:fldChar w:fldCharType="separate"/>
      </w:r>
      <w:ins w:id="67" w:author="Guillaume DAUDIN" w:date="2017-08-01T08:43:00Z">
        <w:r w:rsidR="00C6265D" w:rsidRPr="00C6265D">
          <w:rPr>
            <w:lang w:val="en-GB"/>
            <w:rPrChange w:id="68" w:author="Guillaume DAUDIN" w:date="2017-08-01T08:43:00Z">
              <w:rPr/>
            </w:rPrChange>
          </w:rPr>
          <w:t xml:space="preserve">Figure </w:t>
        </w:r>
        <w:r w:rsidR="00C6265D" w:rsidRPr="00C6265D">
          <w:rPr>
            <w:noProof/>
            <w:lang w:val="en-GB"/>
            <w:rPrChange w:id="69" w:author="Guillaume DAUDIN" w:date="2017-08-01T08:43:00Z">
              <w:rPr>
                <w:noProof/>
              </w:rPr>
            </w:rPrChange>
          </w:rPr>
          <w:t>2</w:t>
        </w:r>
      </w:ins>
      <w:del w:id="70" w:author="Guillaume DAUDIN" w:date="2017-08-01T08:42:00Z">
        <w:r w:rsidR="00F86AE9" w:rsidRPr="00F86AE9" w:rsidDel="00C6265D">
          <w:rPr>
            <w:lang w:val="en-GB"/>
          </w:rPr>
          <w:delText xml:space="preserve">Figure </w:delText>
        </w:r>
        <w:r w:rsidR="00F86AE9" w:rsidRPr="00F86AE9" w:rsidDel="00C6265D">
          <w:rPr>
            <w:noProof/>
            <w:lang w:val="en-GB"/>
          </w:rPr>
          <w:delText>2</w:delText>
        </w:r>
      </w:del>
      <w:r w:rsidRPr="00E95538">
        <w:rPr>
          <w:lang w:val="en-GB"/>
        </w:rPr>
        <w:fldChar w:fldCharType="end"/>
      </w:r>
      <w:r w:rsidRPr="00E95538">
        <w:rPr>
          <w:lang w:val="en-GB"/>
        </w:rPr>
        <w:t>), because they are obtained from different location</w:t>
      </w:r>
      <w:r w:rsidR="00F73B32">
        <w:rPr>
          <w:lang w:val="en-GB"/>
        </w:rPr>
        <w:t>s</w:t>
      </w:r>
      <w:r w:rsidRPr="00E95538">
        <w:rPr>
          <w:lang w:val="en-GB"/>
        </w:rPr>
        <w:t>, called “direction” (e.g. Bordeaux, Marseille, Nantes, etc.). But we can know the export or import location of goods</w:t>
      </w:r>
      <w:r>
        <w:rPr>
          <w:lang w:val="en-GB"/>
        </w:rPr>
        <w:t xml:space="preserve"> with this source type</w:t>
      </w:r>
      <w:r w:rsidRPr="00E95538">
        <w:rPr>
          <w:lang w:val="en-GB"/>
        </w:rPr>
        <w:t>.</w:t>
      </w:r>
      <w:ins w:id="71" w:author="Utilisateur de Microsoft Office" w:date="2016-07-31T21:10:00Z">
        <w:r w:rsidR="00865601">
          <w:rPr>
            <w:lang w:val="en-GB"/>
          </w:rPr>
          <w:t xml:space="preserve"> </w:t>
        </w:r>
      </w:ins>
      <w:del w:id="72" w:author="Utilisateur de Microsoft Office" w:date="2016-07-31T21:10:00Z">
        <w:r w:rsidRPr="00E95538" w:rsidDel="00865601">
          <w:rPr>
            <w:lang w:val="en-GB"/>
          </w:rPr>
          <w:delText xml:space="preserve"> L. Charles and G. Daudin, working on the project, explain that</w:delText>
        </w:r>
      </w:del>
      <w:r w:rsidRPr="00E95538">
        <w:rPr>
          <w:lang w:val="en-GB"/>
        </w:rPr>
        <w:t xml:space="preserve"> “National statistics are easier to use, but they usually bypass some of the information given in the local data”, and “Local statistics are b</w:t>
      </w:r>
      <w:r>
        <w:rPr>
          <w:lang w:val="en-GB"/>
        </w:rPr>
        <w:t xml:space="preserve">etter for geographical analysis” </w:t>
      </w:r>
      <w:r>
        <w:rPr>
          <w:lang w:val="en-GB"/>
        </w:rPr>
        <w:fldChar w:fldCharType="begin" w:fldLock="1"/>
      </w:r>
      <w:r>
        <w:rPr>
          <w:lang w:val="en-GB"/>
        </w:rPr>
        <w:instrText>ADDIN CSL_CITATION { "citationItems" : [ { "id" : "ITEM-1", "itemData" : { "ISBN" : "9782312033785", "abstract" : "Trade statistics provide unique sets of data on early modern economies. They can help explore their economic geography. They are of interest for econ- omists interested in economic development and early globalization. They are crucial to understand the Industrial Revolution. Still, they have been under- utilized by economists and economic historians alike. This volume gives a detailed overview on the existing quantitative sources on European trade data, focusing on the eighteenth century. In the introduction we discuss the histo- riography of the use of early trade statistics in economic history and we present two recent projects conducted in France in this area: TOFLIT18 and RICardo. The volume includes twenty-three short essays that present the sources of Euro- pean early trade statistics. Seven additional papers discuss the methodological issues of using early trade statistics and illustrate how these statistics can be mobilized", "author" : [ { "dropping-particle" : "", "family" : "Charles", "given" : "Lo\u00efc", "non-dropping-particle" : "", "parse-names" : false, "suffix" : "" }, { "dropping-particle" : "", "family" : "Daudin", "given" : "Guillaume", "non-dropping-particle" : "", "parse-names" : false, "suffix" : "" } ], "container-title" : "Revue de l'OFCE", "id" : "ITEM-1", "issue" : "Special issue", "issued" : { "date-parts" : [ [ "2015" ] ] }, "page" : "7-377", "title" : "Eighteenth-Century International Trade Statistics: Sources and Methods", "type" : "article-journal", "volume" : "140" }, "uris" : [ "http://www.mendeley.com/documents/?uuid=7dc0ba9f-cced-465d-b931-d9220b955ce0" ] } ], "mendeley" : { "formattedCitation" : "(Charles &amp; Daudin 2015)", "plainTextFormattedCitation" : "(Charles &amp; Daudin 2015)", "previouslyFormattedCitation" : "(Charles &amp; Daudin 2015)" }, "properties" : { "noteIndex" : 0 }, "schema" : "https://github.com/citation-style-language/schema/raw/master/csl-citation.json" }</w:instrText>
      </w:r>
      <w:r>
        <w:rPr>
          <w:lang w:val="en-GB"/>
        </w:rPr>
        <w:fldChar w:fldCharType="separate"/>
      </w:r>
      <w:r w:rsidRPr="00E95538">
        <w:rPr>
          <w:noProof/>
          <w:lang w:val="en-GB"/>
        </w:rPr>
        <w:t>(Charles &amp; Daudin 2015)</w:t>
      </w:r>
      <w:r>
        <w:rPr>
          <w:lang w:val="en-GB"/>
        </w:rPr>
        <w:fldChar w:fldCharType="end"/>
      </w:r>
      <w:r>
        <w:rPr>
          <w:lang w:val="en-GB"/>
        </w:rPr>
        <w:t xml:space="preserve">. </w:t>
      </w:r>
    </w:p>
    <w:p w14:paraId="5CB7F29B" w14:textId="77777777" w:rsidR="002F3945" w:rsidRPr="0097137A" w:rsidRDefault="002F3945" w:rsidP="002F3945">
      <w:pPr>
        <w:rPr>
          <w:lang w:val="en-GB"/>
        </w:rPr>
      </w:pPr>
    </w:p>
    <w:p w14:paraId="17E316F4" w14:textId="77777777" w:rsidR="002F3945" w:rsidRDefault="002F3945" w:rsidP="002F3945">
      <w:pPr>
        <w:pStyle w:val="Lgende"/>
        <w:keepNext/>
        <w:jc w:val="center"/>
      </w:pPr>
      <w:bookmarkStart w:id="73" w:name="_Ref457292680"/>
      <w:r>
        <w:t xml:space="preserve">Figure </w:t>
      </w:r>
      <w:r>
        <w:fldChar w:fldCharType="begin"/>
      </w:r>
      <w:r>
        <w:instrText xml:space="preserve"> SEQ Figure \* ARABIC </w:instrText>
      </w:r>
      <w:r>
        <w:fldChar w:fldCharType="separate"/>
      </w:r>
      <w:r w:rsidR="00C6265D">
        <w:rPr>
          <w:noProof/>
        </w:rPr>
        <w:t>2</w:t>
      </w:r>
      <w:r>
        <w:rPr>
          <w:noProof/>
        </w:rPr>
        <w:fldChar w:fldCharType="end"/>
      </w:r>
      <w:bookmarkEnd w:id="73"/>
    </w:p>
    <w:p w14:paraId="7DF43EAB" w14:textId="77777777" w:rsidR="002F3945" w:rsidRDefault="002F3945" w:rsidP="002F3945">
      <w:pPr>
        <w:keepNext/>
        <w:jc w:val="center"/>
        <w:rPr>
          <w:noProof/>
          <w:lang w:val="fr-FR" w:eastAsia="fr-FR"/>
        </w:rPr>
      </w:pPr>
      <w:r>
        <w:rPr>
          <w:noProof/>
          <w:lang w:val="fr-FR" w:eastAsia="fr-FR"/>
        </w:rPr>
        <w:t xml:space="preserve"> </w:t>
      </w:r>
      <w:r>
        <w:rPr>
          <w:noProof/>
          <w:lang w:val="fr-FR" w:eastAsia="fr-FR"/>
        </w:rPr>
        <w:drawing>
          <wp:inline distT="0" distB="0" distL="0" distR="0" wp14:anchorId="1C2B785D" wp14:editId="4B17C2BD">
            <wp:extent cx="3968835" cy="2884214"/>
            <wp:effectExtent l="0" t="0" r="0" b="114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eness of the local data.png"/>
                    <pic:cNvPicPr/>
                  </pic:nvPicPr>
                  <pic:blipFill>
                    <a:blip r:embed="rId9">
                      <a:extLst>
                        <a:ext uri="{28A0092B-C50C-407E-A947-70E740481C1C}">
                          <a14:useLocalDpi xmlns:a14="http://schemas.microsoft.com/office/drawing/2010/main" val="0"/>
                        </a:ext>
                      </a:extLst>
                    </a:blip>
                    <a:stretch>
                      <a:fillRect/>
                    </a:stretch>
                  </pic:blipFill>
                  <pic:spPr>
                    <a:xfrm>
                      <a:off x="0" y="0"/>
                      <a:ext cx="3968835" cy="2884214"/>
                    </a:xfrm>
                    <a:prstGeom prst="rect">
                      <a:avLst/>
                    </a:prstGeom>
                  </pic:spPr>
                </pic:pic>
              </a:graphicData>
            </a:graphic>
          </wp:inline>
        </w:drawing>
      </w:r>
    </w:p>
    <w:p w14:paraId="69969A35" w14:textId="77777777" w:rsidR="00C8617A" w:rsidRDefault="00C8617A" w:rsidP="002F3945">
      <w:pPr>
        <w:keepNext/>
        <w:jc w:val="center"/>
        <w:rPr>
          <w:ins w:id="74" w:author="Corentin Ponton" w:date="2016-08-03T12:04:00Z"/>
        </w:rPr>
      </w:pPr>
    </w:p>
    <w:p w14:paraId="642FB0EA" w14:textId="491A8424" w:rsidR="005E01E5" w:rsidRDefault="0034636B">
      <w:pPr>
        <w:rPr>
          <w:ins w:id="75" w:author="Corentin Ponton" w:date="2016-08-03T12:10:00Z"/>
        </w:rPr>
        <w:pPrChange w:id="76" w:author="Corentin Ponton" w:date="2016-08-03T12:04:00Z">
          <w:pPr>
            <w:keepNext/>
            <w:jc w:val="center"/>
          </w:pPr>
        </w:pPrChange>
      </w:pPr>
      <w:ins w:id="77" w:author="Corentin Ponton" w:date="2016-08-03T12:06:00Z">
        <w:r>
          <w:t xml:space="preserve">We have also </w:t>
        </w:r>
      </w:ins>
      <w:ins w:id="78" w:author="Corentin Ponton" w:date="2016-08-03T12:07:00Z">
        <w:r>
          <w:t xml:space="preserve">specific trade data </w:t>
        </w:r>
      </w:ins>
      <w:ins w:id="79" w:author="Corentin Ponton" w:date="2016-08-03T12:08:00Z">
        <w:r>
          <w:t>for</w:t>
        </w:r>
      </w:ins>
      <w:ins w:id="80" w:author="Corentin Ponton" w:date="2016-08-03T12:07:00Z">
        <w:r>
          <w:t xml:space="preserve"> the Anglo-French trade in 1783, 1784 and 1787 </w:t>
        </w:r>
      </w:ins>
      <w:ins w:id="81" w:author="Corentin Ponton" w:date="2016-08-03T12:25:00Z">
        <w:r w:rsidR="008C3394">
          <w:t>(</w:t>
        </w:r>
      </w:ins>
      <w:ins w:id="82" w:author="Corentin Ponton" w:date="2016-08-03T12:07:00Z">
        <w:r>
          <w:t>only after the implementation of the tr</w:t>
        </w:r>
      </w:ins>
      <w:ins w:id="83" w:author="Corentin Ponton" w:date="2016-08-03T12:08:00Z">
        <w:r>
          <w:t>e</w:t>
        </w:r>
      </w:ins>
      <w:ins w:id="84" w:author="Corentin Ponton" w:date="2016-08-03T12:07:00Z">
        <w:r>
          <w:t xml:space="preserve">aty, </w:t>
        </w:r>
      </w:ins>
      <w:ins w:id="85" w:author="Corentin Ponton" w:date="2016-08-03T12:08:00Z">
        <w:r>
          <w:t xml:space="preserve">i.e. </w:t>
        </w:r>
      </w:ins>
      <w:ins w:id="86" w:author="Corentin Ponton" w:date="2016-08-03T12:09:00Z">
        <w:r>
          <w:t>from March</w:t>
        </w:r>
      </w:ins>
      <w:ins w:id="87" w:author="Corentin Ponton" w:date="2016-08-03T12:25:00Z">
        <w:r w:rsidR="008C3394">
          <w:t>)</w:t>
        </w:r>
      </w:ins>
      <w:ins w:id="88" w:author="Corentin Ponton" w:date="2016-08-03T12:09:00Z">
        <w:r>
          <w:t xml:space="preserve">. </w:t>
        </w:r>
      </w:ins>
      <w:ins w:id="89" w:author="Corentin Ponton" w:date="2016-08-03T12:10:00Z">
        <w:r>
          <w:t xml:space="preserve">These trade data were built by the French government to measure the impacts of the Treaty. </w:t>
        </w:r>
      </w:ins>
      <w:ins w:id="90" w:author="Corentin Ponton" w:date="2016-08-03T12:12:00Z">
        <w:r>
          <w:t xml:space="preserve">1783 and 1784 have been added to the database, </w:t>
        </w:r>
      </w:ins>
      <w:ins w:id="91" w:author="Corentin Ponton" w:date="2016-08-03T12:22:00Z">
        <w:r w:rsidR="00316180">
          <w:t xml:space="preserve">but </w:t>
        </w:r>
      </w:ins>
      <w:ins w:id="92" w:author="Corentin Ponton" w:date="2016-08-03T12:12:00Z">
        <w:r>
          <w:t xml:space="preserve">1787 </w:t>
        </w:r>
      </w:ins>
      <w:ins w:id="93" w:author="Corentin Ponton" w:date="2016-08-03T12:13:00Z">
        <w:r>
          <w:t xml:space="preserve">have to be compared with </w:t>
        </w:r>
      </w:ins>
      <w:ins w:id="94" w:author="Corentin Ponton" w:date="2016-08-03T12:14:00Z">
        <w:r>
          <w:t xml:space="preserve">the </w:t>
        </w:r>
      </w:ins>
      <w:ins w:id="95" w:author="Corentin Ponton" w:date="2016-08-03T12:23:00Z">
        <w:r w:rsidR="008C3394">
          <w:t>National source</w:t>
        </w:r>
      </w:ins>
      <w:ins w:id="96" w:author="Corentin Ponton" w:date="2016-08-04T11:42:00Z">
        <w:r w:rsidR="006A240F">
          <w:t xml:space="preserve"> of 1787</w:t>
        </w:r>
      </w:ins>
      <w:ins w:id="97" w:author="Corentin Ponton" w:date="2016-08-03T12:23:00Z">
        <w:r w:rsidR="008C3394">
          <w:t xml:space="preserve"> </w:t>
        </w:r>
      </w:ins>
      <w:ins w:id="98" w:author="Corentin Ponton" w:date="2016-08-03T12:25:00Z">
        <w:r w:rsidR="008C3394">
          <w:t>before</w:t>
        </w:r>
      </w:ins>
      <w:ins w:id="99" w:author="Corentin Ponton" w:date="2016-08-03T12:24:00Z">
        <w:r w:rsidR="008C3394">
          <w:t xml:space="preserve"> being added. </w:t>
        </w:r>
      </w:ins>
    </w:p>
    <w:p w14:paraId="72F7914C" w14:textId="77777777" w:rsidR="0034636B" w:rsidRDefault="0034636B">
      <w:pPr>
        <w:pPrChange w:id="100" w:author="Corentin Ponton" w:date="2016-08-03T12:04:00Z">
          <w:pPr>
            <w:keepNext/>
            <w:jc w:val="center"/>
          </w:pPr>
        </w:pPrChange>
      </w:pPr>
    </w:p>
    <w:p w14:paraId="29279576" w14:textId="08B07C14" w:rsidR="002F3945" w:rsidRDefault="00F307A7" w:rsidP="002F3945">
      <w:pPr>
        <w:pStyle w:val="Pardeliste"/>
        <w:numPr>
          <w:ilvl w:val="0"/>
          <w:numId w:val="1"/>
        </w:numPr>
      </w:pPr>
      <w:r>
        <w:t>My database</w:t>
      </w:r>
    </w:p>
    <w:p w14:paraId="6E9D8CDB" w14:textId="37F707E9" w:rsidR="002F3945" w:rsidRDefault="002F3945" w:rsidP="002F3945">
      <w:r>
        <w:t xml:space="preserve">To study the impacts of the Eden agreement on Anglo-French trade, I chose to </w:t>
      </w:r>
      <w:r w:rsidRPr="00247B4F">
        <w:t>constitute a subset of the whole dataset</w:t>
      </w:r>
      <w:r>
        <w:t xml:space="preserve">. I kept in my database French exports and imports with England only, and flows between </w:t>
      </w:r>
      <w:r>
        <w:lastRenderedPageBreak/>
        <w:t>1770 and 1789. For National data, I have information for the periods 1770-1780, 1782</w:t>
      </w:r>
      <w:r w:rsidR="00F73B32">
        <w:t>-1784</w:t>
      </w:r>
      <w:r>
        <w:t xml:space="preserve"> and 1787-1789, </w:t>
      </w:r>
      <w:r w:rsidR="00D51D6E">
        <w:t>for both</w:t>
      </w:r>
      <w:r>
        <w:t xml:space="preserve"> exports and imports. For Local data, the availability of data depends of each direction as explained previously. The details are presented in </w:t>
      </w:r>
      <w:r>
        <w:fldChar w:fldCharType="begin"/>
      </w:r>
      <w:r>
        <w:instrText xml:space="preserve"> REF _Ref457295486 \h </w:instrText>
      </w:r>
      <w:r>
        <w:fldChar w:fldCharType="separate"/>
      </w:r>
      <w:r w:rsidR="00C6265D">
        <w:t xml:space="preserve">Table </w:t>
      </w:r>
      <w:r w:rsidR="00C6265D">
        <w:rPr>
          <w:noProof/>
        </w:rPr>
        <w:t>2</w:t>
      </w:r>
      <w:r>
        <w:fldChar w:fldCharType="end"/>
      </w:r>
      <w:r>
        <w:t xml:space="preserve"> below. </w:t>
      </w:r>
    </w:p>
    <w:p w14:paraId="2D31A838" w14:textId="77777777" w:rsidR="002F3945" w:rsidRDefault="002F3945" w:rsidP="002F3945"/>
    <w:p w14:paraId="650F2D28" w14:textId="77777777" w:rsidR="002F3945" w:rsidRDefault="002F3945" w:rsidP="002F3945">
      <w:pPr>
        <w:pStyle w:val="Lgende"/>
        <w:keepNext/>
        <w:jc w:val="center"/>
      </w:pPr>
      <w:bookmarkStart w:id="101" w:name="_Ref457295486"/>
      <w:r>
        <w:t xml:space="preserve">Table </w:t>
      </w:r>
      <w:r>
        <w:fldChar w:fldCharType="begin"/>
      </w:r>
      <w:r>
        <w:instrText xml:space="preserve"> SEQ Table \* ARABIC </w:instrText>
      </w:r>
      <w:r>
        <w:fldChar w:fldCharType="separate"/>
      </w:r>
      <w:r w:rsidR="00C6265D">
        <w:rPr>
          <w:noProof/>
        </w:rPr>
        <w:t>2</w:t>
      </w:r>
      <w:r>
        <w:rPr>
          <w:noProof/>
        </w:rPr>
        <w:fldChar w:fldCharType="end"/>
      </w:r>
      <w:bookmarkEnd w:id="101"/>
      <w:r>
        <w:t>: Availability of each direction by year</w:t>
      </w:r>
    </w:p>
    <w:tbl>
      <w:tblPr>
        <w:tblStyle w:val="Grilledutableau"/>
        <w:tblW w:w="9943" w:type="dxa"/>
        <w:tblInd w:w="-447" w:type="dxa"/>
        <w:tblLook w:val="04A0" w:firstRow="1" w:lastRow="0" w:firstColumn="1" w:lastColumn="0" w:noHBand="0" w:noVBand="1"/>
      </w:tblPr>
      <w:tblGrid>
        <w:gridCol w:w="1154"/>
        <w:gridCol w:w="1559"/>
        <w:gridCol w:w="7230"/>
      </w:tblGrid>
      <w:tr w:rsidR="002F3945" w:rsidRPr="00FB2364" w14:paraId="669086D3" w14:textId="77777777" w:rsidTr="00D42028">
        <w:trPr>
          <w:trHeight w:val="320"/>
        </w:trPr>
        <w:tc>
          <w:tcPr>
            <w:tcW w:w="1154" w:type="dxa"/>
            <w:noWrap/>
            <w:hideMark/>
          </w:tcPr>
          <w:p w14:paraId="124435F2" w14:textId="77777777" w:rsidR="002F3945" w:rsidRPr="00FB2364" w:rsidRDefault="002F3945" w:rsidP="00D42028">
            <w:pPr>
              <w:rPr>
                <w:sz w:val="18"/>
                <w:szCs w:val="18"/>
                <w:lang w:val="fr-FR"/>
              </w:rPr>
            </w:pPr>
            <w:r w:rsidRPr="00FB2364">
              <w:rPr>
                <w:sz w:val="18"/>
                <w:szCs w:val="18"/>
              </w:rPr>
              <w:t>year</w:t>
            </w:r>
          </w:p>
        </w:tc>
        <w:tc>
          <w:tcPr>
            <w:tcW w:w="1559" w:type="dxa"/>
            <w:noWrap/>
            <w:hideMark/>
          </w:tcPr>
          <w:p w14:paraId="5DD6334B" w14:textId="77777777" w:rsidR="002F3945" w:rsidRPr="00FB2364" w:rsidRDefault="002F3945" w:rsidP="00D42028">
            <w:pPr>
              <w:rPr>
                <w:sz w:val="18"/>
                <w:szCs w:val="18"/>
              </w:rPr>
            </w:pPr>
            <w:r w:rsidRPr="00FB2364">
              <w:rPr>
                <w:sz w:val="18"/>
                <w:szCs w:val="18"/>
              </w:rPr>
              <w:t>exportsimports</w:t>
            </w:r>
          </w:p>
        </w:tc>
        <w:tc>
          <w:tcPr>
            <w:tcW w:w="7230" w:type="dxa"/>
            <w:noWrap/>
            <w:hideMark/>
          </w:tcPr>
          <w:p w14:paraId="7D7AAECA" w14:textId="77777777" w:rsidR="002F3945" w:rsidRPr="00FB2364" w:rsidRDefault="002F3945" w:rsidP="00D42028">
            <w:pPr>
              <w:rPr>
                <w:sz w:val="18"/>
                <w:szCs w:val="18"/>
              </w:rPr>
            </w:pPr>
            <w:r w:rsidRPr="00FB2364">
              <w:rPr>
                <w:sz w:val="18"/>
                <w:szCs w:val="18"/>
              </w:rPr>
              <w:t>direction</w:t>
            </w:r>
          </w:p>
        </w:tc>
      </w:tr>
      <w:tr w:rsidR="002F3945" w:rsidRPr="00FB2364" w14:paraId="314D0FB6" w14:textId="77777777" w:rsidTr="00D42028">
        <w:trPr>
          <w:trHeight w:val="320"/>
        </w:trPr>
        <w:tc>
          <w:tcPr>
            <w:tcW w:w="1154" w:type="dxa"/>
            <w:noWrap/>
            <w:hideMark/>
          </w:tcPr>
          <w:p w14:paraId="519127D7" w14:textId="77777777" w:rsidR="002F3945" w:rsidRPr="00FB2364" w:rsidRDefault="002F3945" w:rsidP="00D42028">
            <w:pPr>
              <w:rPr>
                <w:sz w:val="18"/>
                <w:szCs w:val="18"/>
              </w:rPr>
            </w:pPr>
            <w:r w:rsidRPr="00FB2364">
              <w:rPr>
                <w:sz w:val="18"/>
                <w:szCs w:val="18"/>
              </w:rPr>
              <w:t>1770</w:t>
            </w:r>
          </w:p>
        </w:tc>
        <w:tc>
          <w:tcPr>
            <w:tcW w:w="1559" w:type="dxa"/>
            <w:noWrap/>
            <w:hideMark/>
          </w:tcPr>
          <w:p w14:paraId="48B23F1E" w14:textId="77777777" w:rsidR="002F3945" w:rsidRPr="00FB2364" w:rsidRDefault="002F3945" w:rsidP="00D42028">
            <w:pPr>
              <w:rPr>
                <w:sz w:val="18"/>
                <w:szCs w:val="18"/>
              </w:rPr>
            </w:pPr>
            <w:r w:rsidRPr="00FB2364">
              <w:rPr>
                <w:sz w:val="18"/>
                <w:szCs w:val="18"/>
              </w:rPr>
              <w:t>Exports</w:t>
            </w:r>
          </w:p>
        </w:tc>
        <w:tc>
          <w:tcPr>
            <w:tcW w:w="7230" w:type="dxa"/>
            <w:noWrap/>
            <w:hideMark/>
          </w:tcPr>
          <w:p w14:paraId="792C3DD5" w14:textId="77777777" w:rsidR="002F3945" w:rsidRPr="00FB2364" w:rsidRDefault="002F3945" w:rsidP="00D42028">
            <w:pPr>
              <w:rPr>
                <w:sz w:val="18"/>
                <w:szCs w:val="18"/>
              </w:rPr>
            </w:pPr>
            <w:r w:rsidRPr="00FB2364">
              <w:rPr>
                <w:sz w:val="18"/>
                <w:szCs w:val="18"/>
              </w:rPr>
              <w:t>Bayonne</w:t>
            </w:r>
            <w:r>
              <w:rPr>
                <w:sz w:val="18"/>
                <w:szCs w:val="18"/>
              </w:rPr>
              <w:t>, Bordeaux, La Rochelle</w:t>
            </w:r>
          </w:p>
        </w:tc>
      </w:tr>
      <w:tr w:rsidR="002F3945" w:rsidRPr="00FB2364" w14:paraId="1071C082" w14:textId="77777777" w:rsidTr="00D42028">
        <w:trPr>
          <w:trHeight w:val="320"/>
        </w:trPr>
        <w:tc>
          <w:tcPr>
            <w:tcW w:w="1154" w:type="dxa"/>
            <w:noWrap/>
            <w:hideMark/>
          </w:tcPr>
          <w:p w14:paraId="7460925B" w14:textId="77777777" w:rsidR="002F3945" w:rsidRPr="00FB2364" w:rsidRDefault="002F3945" w:rsidP="00D42028">
            <w:pPr>
              <w:rPr>
                <w:sz w:val="18"/>
                <w:szCs w:val="18"/>
              </w:rPr>
            </w:pPr>
          </w:p>
        </w:tc>
        <w:tc>
          <w:tcPr>
            <w:tcW w:w="1559" w:type="dxa"/>
            <w:noWrap/>
            <w:hideMark/>
          </w:tcPr>
          <w:p w14:paraId="37DB93B6" w14:textId="77777777" w:rsidR="002F3945" w:rsidRPr="00FB2364" w:rsidRDefault="002F3945" w:rsidP="00D42028">
            <w:pPr>
              <w:rPr>
                <w:sz w:val="18"/>
                <w:szCs w:val="18"/>
              </w:rPr>
            </w:pPr>
            <w:r w:rsidRPr="00FB2364">
              <w:rPr>
                <w:sz w:val="18"/>
                <w:szCs w:val="18"/>
              </w:rPr>
              <w:t>Imports</w:t>
            </w:r>
          </w:p>
        </w:tc>
        <w:tc>
          <w:tcPr>
            <w:tcW w:w="7230" w:type="dxa"/>
            <w:noWrap/>
            <w:hideMark/>
          </w:tcPr>
          <w:p w14:paraId="7DBE8142" w14:textId="77777777" w:rsidR="002F3945" w:rsidRPr="00FB2364" w:rsidRDefault="002F3945" w:rsidP="00D42028">
            <w:pPr>
              <w:rPr>
                <w:sz w:val="18"/>
                <w:szCs w:val="18"/>
              </w:rPr>
            </w:pPr>
            <w:r w:rsidRPr="00FB2364">
              <w:rPr>
                <w:sz w:val="18"/>
                <w:szCs w:val="18"/>
              </w:rPr>
              <w:t>Bordeaux</w:t>
            </w:r>
            <w:r>
              <w:rPr>
                <w:sz w:val="18"/>
                <w:szCs w:val="18"/>
              </w:rPr>
              <w:t>, La Rochelle, Bayonne</w:t>
            </w:r>
          </w:p>
        </w:tc>
      </w:tr>
      <w:tr w:rsidR="002F3945" w:rsidRPr="00C6265D" w14:paraId="29A35515" w14:textId="77777777" w:rsidTr="00D42028">
        <w:trPr>
          <w:trHeight w:val="320"/>
        </w:trPr>
        <w:tc>
          <w:tcPr>
            <w:tcW w:w="1154" w:type="dxa"/>
            <w:noWrap/>
            <w:hideMark/>
          </w:tcPr>
          <w:p w14:paraId="76F2F4B2" w14:textId="77777777" w:rsidR="002F3945" w:rsidRPr="00FB2364" w:rsidRDefault="002F3945" w:rsidP="00D42028">
            <w:pPr>
              <w:rPr>
                <w:sz w:val="18"/>
                <w:szCs w:val="18"/>
              </w:rPr>
            </w:pPr>
            <w:r w:rsidRPr="00FB2364">
              <w:rPr>
                <w:sz w:val="18"/>
                <w:szCs w:val="18"/>
              </w:rPr>
              <w:t>1771</w:t>
            </w:r>
          </w:p>
        </w:tc>
        <w:tc>
          <w:tcPr>
            <w:tcW w:w="1559" w:type="dxa"/>
            <w:noWrap/>
            <w:hideMark/>
          </w:tcPr>
          <w:p w14:paraId="61A236B7" w14:textId="77777777" w:rsidR="002F3945" w:rsidRPr="00FB2364" w:rsidRDefault="002F3945" w:rsidP="00D42028">
            <w:pPr>
              <w:rPr>
                <w:sz w:val="18"/>
                <w:szCs w:val="18"/>
              </w:rPr>
            </w:pPr>
            <w:r w:rsidRPr="00FB2364">
              <w:rPr>
                <w:sz w:val="18"/>
                <w:szCs w:val="18"/>
              </w:rPr>
              <w:t>Exports</w:t>
            </w:r>
          </w:p>
        </w:tc>
        <w:tc>
          <w:tcPr>
            <w:tcW w:w="7230" w:type="dxa"/>
            <w:noWrap/>
            <w:hideMark/>
          </w:tcPr>
          <w:p w14:paraId="2719F39B" w14:textId="77777777" w:rsidR="002F3945" w:rsidRPr="00C6265D" w:rsidRDefault="002F3945" w:rsidP="00D42028">
            <w:pPr>
              <w:rPr>
                <w:sz w:val="18"/>
                <w:szCs w:val="18"/>
                <w:lang w:val="fr-FR"/>
                <w:rPrChange w:id="102" w:author="Guillaume DAUDIN" w:date="2017-08-01T08:43:00Z">
                  <w:rPr>
                    <w:sz w:val="18"/>
                    <w:szCs w:val="18"/>
                  </w:rPr>
                </w:rPrChange>
              </w:rPr>
            </w:pPr>
            <w:r w:rsidRPr="00C6265D">
              <w:rPr>
                <w:sz w:val="18"/>
                <w:szCs w:val="18"/>
                <w:lang w:val="fr-FR"/>
                <w:rPrChange w:id="103" w:author="Guillaume DAUDIN" w:date="2017-08-01T08:43:00Z">
                  <w:rPr>
                    <w:sz w:val="18"/>
                    <w:szCs w:val="18"/>
                  </w:rPr>
                </w:rPrChange>
              </w:rPr>
              <w:t>Bayonne, Caen, La Rochelle, Nantes, Rouen</w:t>
            </w:r>
          </w:p>
        </w:tc>
      </w:tr>
      <w:tr w:rsidR="002F3945" w:rsidRPr="00C6265D" w14:paraId="4739DDE8" w14:textId="77777777" w:rsidTr="00D42028">
        <w:trPr>
          <w:trHeight w:val="320"/>
        </w:trPr>
        <w:tc>
          <w:tcPr>
            <w:tcW w:w="1154" w:type="dxa"/>
            <w:noWrap/>
            <w:hideMark/>
          </w:tcPr>
          <w:p w14:paraId="7A03BCF3" w14:textId="77777777" w:rsidR="002F3945" w:rsidRPr="00C6265D" w:rsidRDefault="002F3945" w:rsidP="00D42028">
            <w:pPr>
              <w:rPr>
                <w:sz w:val="18"/>
                <w:szCs w:val="18"/>
                <w:lang w:val="fr-FR"/>
                <w:rPrChange w:id="104" w:author="Guillaume DAUDIN" w:date="2017-08-01T08:43:00Z">
                  <w:rPr>
                    <w:sz w:val="18"/>
                    <w:szCs w:val="18"/>
                  </w:rPr>
                </w:rPrChange>
              </w:rPr>
            </w:pPr>
          </w:p>
        </w:tc>
        <w:tc>
          <w:tcPr>
            <w:tcW w:w="1559" w:type="dxa"/>
            <w:noWrap/>
            <w:hideMark/>
          </w:tcPr>
          <w:p w14:paraId="7C74AA90" w14:textId="77777777" w:rsidR="002F3945" w:rsidRPr="00FB2364" w:rsidRDefault="002F3945" w:rsidP="00D42028">
            <w:pPr>
              <w:rPr>
                <w:sz w:val="18"/>
                <w:szCs w:val="18"/>
              </w:rPr>
            </w:pPr>
            <w:r w:rsidRPr="00FB2364">
              <w:rPr>
                <w:sz w:val="18"/>
                <w:szCs w:val="18"/>
              </w:rPr>
              <w:t>Imports</w:t>
            </w:r>
          </w:p>
        </w:tc>
        <w:tc>
          <w:tcPr>
            <w:tcW w:w="7230" w:type="dxa"/>
            <w:noWrap/>
            <w:hideMark/>
          </w:tcPr>
          <w:p w14:paraId="22C052EC" w14:textId="77777777" w:rsidR="002F3945" w:rsidRPr="00C6265D" w:rsidRDefault="002F3945" w:rsidP="00D42028">
            <w:pPr>
              <w:rPr>
                <w:sz w:val="18"/>
                <w:szCs w:val="18"/>
                <w:lang w:val="fr-FR"/>
                <w:rPrChange w:id="105" w:author="Guillaume DAUDIN" w:date="2017-08-01T08:43:00Z">
                  <w:rPr>
                    <w:sz w:val="18"/>
                    <w:szCs w:val="18"/>
                  </w:rPr>
                </w:rPrChange>
              </w:rPr>
            </w:pPr>
            <w:r w:rsidRPr="00C6265D">
              <w:rPr>
                <w:sz w:val="18"/>
                <w:szCs w:val="18"/>
                <w:lang w:val="fr-FR"/>
                <w:rPrChange w:id="106" w:author="Guillaume DAUDIN" w:date="2017-08-01T08:43:00Z">
                  <w:rPr>
                    <w:sz w:val="18"/>
                    <w:szCs w:val="18"/>
                  </w:rPr>
                </w:rPrChange>
              </w:rPr>
              <w:t>Bordeaux, La Rochelle, Nantes, Rennes, Rouen</w:t>
            </w:r>
          </w:p>
        </w:tc>
      </w:tr>
      <w:tr w:rsidR="002F3945" w:rsidRPr="00FB2364" w14:paraId="0E214912" w14:textId="77777777" w:rsidTr="00D42028">
        <w:trPr>
          <w:trHeight w:val="320"/>
        </w:trPr>
        <w:tc>
          <w:tcPr>
            <w:tcW w:w="1154" w:type="dxa"/>
            <w:noWrap/>
            <w:hideMark/>
          </w:tcPr>
          <w:p w14:paraId="1202F3A3" w14:textId="77777777" w:rsidR="002F3945" w:rsidRPr="00FB2364" w:rsidRDefault="002F3945" w:rsidP="00D42028">
            <w:pPr>
              <w:rPr>
                <w:sz w:val="18"/>
                <w:szCs w:val="18"/>
              </w:rPr>
            </w:pPr>
            <w:r w:rsidRPr="00FB2364">
              <w:rPr>
                <w:sz w:val="18"/>
                <w:szCs w:val="18"/>
              </w:rPr>
              <w:t>1772</w:t>
            </w:r>
          </w:p>
        </w:tc>
        <w:tc>
          <w:tcPr>
            <w:tcW w:w="1559" w:type="dxa"/>
            <w:noWrap/>
            <w:hideMark/>
          </w:tcPr>
          <w:p w14:paraId="16496C57" w14:textId="77777777" w:rsidR="002F3945" w:rsidRPr="00FB2364" w:rsidRDefault="002F3945" w:rsidP="00D42028">
            <w:pPr>
              <w:rPr>
                <w:sz w:val="18"/>
                <w:szCs w:val="18"/>
              </w:rPr>
            </w:pPr>
            <w:r w:rsidRPr="00FB2364">
              <w:rPr>
                <w:sz w:val="18"/>
                <w:szCs w:val="18"/>
              </w:rPr>
              <w:t>Exports</w:t>
            </w:r>
          </w:p>
        </w:tc>
        <w:tc>
          <w:tcPr>
            <w:tcW w:w="7230" w:type="dxa"/>
            <w:noWrap/>
            <w:hideMark/>
          </w:tcPr>
          <w:p w14:paraId="19CDFAF5" w14:textId="77777777" w:rsidR="002F3945" w:rsidRPr="00FB2364" w:rsidRDefault="002F3945" w:rsidP="00D42028">
            <w:pPr>
              <w:rPr>
                <w:sz w:val="18"/>
                <w:szCs w:val="18"/>
              </w:rPr>
            </w:pPr>
            <w:r w:rsidRPr="00FB2364">
              <w:rPr>
                <w:sz w:val="18"/>
                <w:szCs w:val="18"/>
              </w:rPr>
              <w:t>Bayonne</w:t>
            </w:r>
            <w:r>
              <w:rPr>
                <w:sz w:val="18"/>
                <w:szCs w:val="18"/>
              </w:rPr>
              <w:t>, La Rochelle, Bayonne</w:t>
            </w:r>
          </w:p>
        </w:tc>
      </w:tr>
      <w:tr w:rsidR="002F3945" w:rsidRPr="00FB2364" w14:paraId="3739821C" w14:textId="77777777" w:rsidTr="00D42028">
        <w:trPr>
          <w:trHeight w:val="320"/>
        </w:trPr>
        <w:tc>
          <w:tcPr>
            <w:tcW w:w="1154" w:type="dxa"/>
            <w:noWrap/>
            <w:hideMark/>
          </w:tcPr>
          <w:p w14:paraId="2DFCF6A1" w14:textId="77777777" w:rsidR="002F3945" w:rsidRPr="00FB2364" w:rsidRDefault="002F3945" w:rsidP="00D42028">
            <w:pPr>
              <w:rPr>
                <w:sz w:val="18"/>
                <w:szCs w:val="18"/>
              </w:rPr>
            </w:pPr>
          </w:p>
        </w:tc>
        <w:tc>
          <w:tcPr>
            <w:tcW w:w="1559" w:type="dxa"/>
            <w:noWrap/>
            <w:hideMark/>
          </w:tcPr>
          <w:p w14:paraId="5C8E5614" w14:textId="77777777" w:rsidR="002F3945" w:rsidRPr="00FB2364" w:rsidRDefault="002F3945" w:rsidP="00D42028">
            <w:pPr>
              <w:rPr>
                <w:sz w:val="18"/>
                <w:szCs w:val="18"/>
              </w:rPr>
            </w:pPr>
            <w:r w:rsidRPr="00FB2364">
              <w:rPr>
                <w:sz w:val="18"/>
                <w:szCs w:val="18"/>
              </w:rPr>
              <w:t>Imports</w:t>
            </w:r>
          </w:p>
        </w:tc>
        <w:tc>
          <w:tcPr>
            <w:tcW w:w="7230" w:type="dxa"/>
            <w:noWrap/>
            <w:hideMark/>
          </w:tcPr>
          <w:p w14:paraId="5B892411" w14:textId="77777777" w:rsidR="002F3945" w:rsidRPr="00FB2364" w:rsidRDefault="002F3945" w:rsidP="00D42028">
            <w:pPr>
              <w:rPr>
                <w:sz w:val="18"/>
                <w:szCs w:val="18"/>
              </w:rPr>
            </w:pPr>
            <w:r w:rsidRPr="00FB2364">
              <w:rPr>
                <w:sz w:val="18"/>
                <w:szCs w:val="18"/>
              </w:rPr>
              <w:t>Bayonne</w:t>
            </w:r>
            <w:r>
              <w:rPr>
                <w:sz w:val="18"/>
                <w:szCs w:val="18"/>
              </w:rPr>
              <w:t>, La Rochelle</w:t>
            </w:r>
          </w:p>
        </w:tc>
      </w:tr>
      <w:tr w:rsidR="002F3945" w:rsidRPr="00FB2364" w14:paraId="44B363D1" w14:textId="77777777" w:rsidTr="00D42028">
        <w:trPr>
          <w:trHeight w:val="320"/>
        </w:trPr>
        <w:tc>
          <w:tcPr>
            <w:tcW w:w="1154" w:type="dxa"/>
            <w:noWrap/>
            <w:hideMark/>
          </w:tcPr>
          <w:p w14:paraId="34412F29" w14:textId="77777777" w:rsidR="002F3945" w:rsidRPr="00FB2364" w:rsidRDefault="002F3945" w:rsidP="00D42028">
            <w:pPr>
              <w:rPr>
                <w:sz w:val="18"/>
                <w:szCs w:val="18"/>
              </w:rPr>
            </w:pPr>
            <w:r w:rsidRPr="00FB2364">
              <w:rPr>
                <w:sz w:val="18"/>
                <w:szCs w:val="18"/>
              </w:rPr>
              <w:t>1773</w:t>
            </w:r>
          </w:p>
        </w:tc>
        <w:tc>
          <w:tcPr>
            <w:tcW w:w="1559" w:type="dxa"/>
            <w:noWrap/>
            <w:hideMark/>
          </w:tcPr>
          <w:p w14:paraId="43BAFA35" w14:textId="77777777" w:rsidR="002F3945" w:rsidRPr="00FB2364" w:rsidRDefault="002F3945" w:rsidP="00D42028">
            <w:pPr>
              <w:rPr>
                <w:sz w:val="18"/>
                <w:szCs w:val="18"/>
              </w:rPr>
            </w:pPr>
            <w:r w:rsidRPr="00FB2364">
              <w:rPr>
                <w:sz w:val="18"/>
                <w:szCs w:val="18"/>
              </w:rPr>
              <w:t>Exports</w:t>
            </w:r>
          </w:p>
        </w:tc>
        <w:tc>
          <w:tcPr>
            <w:tcW w:w="7230" w:type="dxa"/>
            <w:noWrap/>
            <w:hideMark/>
          </w:tcPr>
          <w:p w14:paraId="771D9393" w14:textId="77777777" w:rsidR="002F3945" w:rsidRPr="00FB2364" w:rsidRDefault="002F3945" w:rsidP="00D42028">
            <w:pPr>
              <w:rPr>
                <w:sz w:val="18"/>
                <w:szCs w:val="18"/>
              </w:rPr>
            </w:pPr>
            <w:r w:rsidRPr="00FB2364">
              <w:rPr>
                <w:sz w:val="18"/>
                <w:szCs w:val="18"/>
              </w:rPr>
              <w:t>Bayonne</w:t>
            </w:r>
            <w:r>
              <w:rPr>
                <w:sz w:val="18"/>
                <w:szCs w:val="18"/>
              </w:rPr>
              <w:t>, La Rochelle</w:t>
            </w:r>
          </w:p>
        </w:tc>
      </w:tr>
      <w:tr w:rsidR="002F3945" w:rsidRPr="00FB2364" w14:paraId="5A05234F" w14:textId="77777777" w:rsidTr="00D42028">
        <w:trPr>
          <w:trHeight w:val="320"/>
        </w:trPr>
        <w:tc>
          <w:tcPr>
            <w:tcW w:w="1154" w:type="dxa"/>
            <w:noWrap/>
            <w:hideMark/>
          </w:tcPr>
          <w:p w14:paraId="310914AE" w14:textId="77777777" w:rsidR="002F3945" w:rsidRPr="00FB2364" w:rsidRDefault="002F3945" w:rsidP="00D42028">
            <w:pPr>
              <w:rPr>
                <w:sz w:val="18"/>
                <w:szCs w:val="18"/>
              </w:rPr>
            </w:pPr>
          </w:p>
        </w:tc>
        <w:tc>
          <w:tcPr>
            <w:tcW w:w="1559" w:type="dxa"/>
            <w:noWrap/>
            <w:hideMark/>
          </w:tcPr>
          <w:p w14:paraId="446B2330" w14:textId="77777777" w:rsidR="002F3945" w:rsidRPr="00FB2364" w:rsidRDefault="002F3945" w:rsidP="00D42028">
            <w:pPr>
              <w:rPr>
                <w:sz w:val="18"/>
                <w:szCs w:val="18"/>
              </w:rPr>
            </w:pPr>
            <w:r w:rsidRPr="00FB2364">
              <w:rPr>
                <w:sz w:val="18"/>
                <w:szCs w:val="18"/>
              </w:rPr>
              <w:t>Imports</w:t>
            </w:r>
          </w:p>
        </w:tc>
        <w:tc>
          <w:tcPr>
            <w:tcW w:w="7230" w:type="dxa"/>
            <w:noWrap/>
            <w:hideMark/>
          </w:tcPr>
          <w:p w14:paraId="5D31C951" w14:textId="77777777" w:rsidR="002F3945" w:rsidRPr="00FB2364" w:rsidRDefault="002F3945" w:rsidP="00D42028">
            <w:pPr>
              <w:rPr>
                <w:sz w:val="18"/>
                <w:szCs w:val="18"/>
              </w:rPr>
            </w:pPr>
            <w:r w:rsidRPr="00FB2364">
              <w:rPr>
                <w:sz w:val="18"/>
                <w:szCs w:val="18"/>
              </w:rPr>
              <w:t>Bayonne</w:t>
            </w:r>
            <w:r>
              <w:rPr>
                <w:sz w:val="18"/>
                <w:szCs w:val="18"/>
              </w:rPr>
              <w:t>, La Rochelle</w:t>
            </w:r>
          </w:p>
        </w:tc>
      </w:tr>
      <w:tr w:rsidR="002F3945" w:rsidRPr="00C6265D" w14:paraId="57E785F0" w14:textId="77777777" w:rsidTr="00D42028">
        <w:trPr>
          <w:trHeight w:val="320"/>
        </w:trPr>
        <w:tc>
          <w:tcPr>
            <w:tcW w:w="1154" w:type="dxa"/>
            <w:noWrap/>
            <w:hideMark/>
          </w:tcPr>
          <w:p w14:paraId="12286358" w14:textId="77777777" w:rsidR="002F3945" w:rsidRPr="00FB2364" w:rsidRDefault="002F3945" w:rsidP="00D42028">
            <w:pPr>
              <w:rPr>
                <w:sz w:val="18"/>
                <w:szCs w:val="18"/>
              </w:rPr>
            </w:pPr>
            <w:r w:rsidRPr="00FB2364">
              <w:rPr>
                <w:sz w:val="18"/>
                <w:szCs w:val="18"/>
              </w:rPr>
              <w:t>1774</w:t>
            </w:r>
          </w:p>
        </w:tc>
        <w:tc>
          <w:tcPr>
            <w:tcW w:w="1559" w:type="dxa"/>
            <w:noWrap/>
            <w:hideMark/>
          </w:tcPr>
          <w:p w14:paraId="3277F20C" w14:textId="77777777" w:rsidR="002F3945" w:rsidRPr="00FB2364" w:rsidRDefault="002F3945" w:rsidP="00D42028">
            <w:pPr>
              <w:rPr>
                <w:sz w:val="18"/>
                <w:szCs w:val="18"/>
              </w:rPr>
            </w:pPr>
            <w:r w:rsidRPr="00FB2364">
              <w:rPr>
                <w:sz w:val="18"/>
                <w:szCs w:val="18"/>
              </w:rPr>
              <w:t>Exports</w:t>
            </w:r>
          </w:p>
        </w:tc>
        <w:tc>
          <w:tcPr>
            <w:tcW w:w="7230" w:type="dxa"/>
            <w:noWrap/>
            <w:hideMark/>
          </w:tcPr>
          <w:p w14:paraId="3E8D9059" w14:textId="77777777" w:rsidR="002F3945" w:rsidRPr="00C6265D" w:rsidRDefault="002F3945" w:rsidP="00D42028">
            <w:pPr>
              <w:rPr>
                <w:sz w:val="18"/>
                <w:szCs w:val="18"/>
                <w:lang w:val="fr-FR"/>
                <w:rPrChange w:id="107" w:author="Guillaume DAUDIN" w:date="2017-08-01T08:43:00Z">
                  <w:rPr>
                    <w:sz w:val="18"/>
                    <w:szCs w:val="18"/>
                  </w:rPr>
                </w:rPrChange>
              </w:rPr>
            </w:pPr>
            <w:r w:rsidRPr="00C6265D">
              <w:rPr>
                <w:sz w:val="18"/>
                <w:szCs w:val="18"/>
                <w:lang w:val="fr-FR"/>
                <w:rPrChange w:id="108" w:author="Guillaume DAUDIN" w:date="2017-08-01T08:43:00Z">
                  <w:rPr>
                    <w:sz w:val="18"/>
                    <w:szCs w:val="18"/>
                  </w:rPr>
                </w:rPrChange>
              </w:rPr>
              <w:t>Bayonne, Bordeaux, Caen, La Rochelle, Nantes, Rouen</w:t>
            </w:r>
          </w:p>
        </w:tc>
      </w:tr>
      <w:tr w:rsidR="002F3945" w:rsidRPr="00CE6C4E" w14:paraId="42C66E1C" w14:textId="77777777" w:rsidTr="00D42028">
        <w:trPr>
          <w:trHeight w:val="320"/>
        </w:trPr>
        <w:tc>
          <w:tcPr>
            <w:tcW w:w="1154" w:type="dxa"/>
            <w:noWrap/>
            <w:hideMark/>
          </w:tcPr>
          <w:p w14:paraId="680A3FB2" w14:textId="77777777" w:rsidR="002F3945" w:rsidRPr="00C6265D" w:rsidRDefault="002F3945" w:rsidP="00D42028">
            <w:pPr>
              <w:rPr>
                <w:sz w:val="18"/>
                <w:szCs w:val="18"/>
                <w:lang w:val="fr-FR"/>
                <w:rPrChange w:id="109" w:author="Guillaume DAUDIN" w:date="2017-08-01T08:43:00Z">
                  <w:rPr>
                    <w:sz w:val="18"/>
                    <w:szCs w:val="18"/>
                  </w:rPr>
                </w:rPrChange>
              </w:rPr>
            </w:pPr>
          </w:p>
        </w:tc>
        <w:tc>
          <w:tcPr>
            <w:tcW w:w="1559" w:type="dxa"/>
            <w:noWrap/>
            <w:hideMark/>
          </w:tcPr>
          <w:p w14:paraId="6C3A8500" w14:textId="77777777" w:rsidR="002F3945" w:rsidRPr="00FB2364" w:rsidRDefault="002F3945" w:rsidP="00D42028">
            <w:pPr>
              <w:rPr>
                <w:sz w:val="18"/>
                <w:szCs w:val="18"/>
              </w:rPr>
            </w:pPr>
            <w:r w:rsidRPr="00FB2364">
              <w:rPr>
                <w:sz w:val="18"/>
                <w:szCs w:val="18"/>
              </w:rPr>
              <w:t>Imports</w:t>
            </w:r>
          </w:p>
        </w:tc>
        <w:tc>
          <w:tcPr>
            <w:tcW w:w="7230" w:type="dxa"/>
            <w:noWrap/>
            <w:hideMark/>
          </w:tcPr>
          <w:p w14:paraId="1C0D3C13" w14:textId="77777777" w:rsidR="002F3945" w:rsidRPr="00CE6C4E" w:rsidRDefault="002F3945" w:rsidP="00D42028">
            <w:pPr>
              <w:rPr>
                <w:sz w:val="18"/>
                <w:szCs w:val="18"/>
                <w:lang w:val="fr-FR"/>
                <w:rPrChange w:id="110" w:author="Guillaume DAUDIN" w:date="2017-08-01T18:35:00Z">
                  <w:rPr>
                    <w:sz w:val="18"/>
                    <w:szCs w:val="18"/>
                  </w:rPr>
                </w:rPrChange>
              </w:rPr>
            </w:pPr>
            <w:r w:rsidRPr="00CE6C4E">
              <w:rPr>
                <w:sz w:val="18"/>
                <w:szCs w:val="18"/>
                <w:lang w:val="fr-FR"/>
                <w:rPrChange w:id="111" w:author="Guillaume DAUDIN" w:date="2017-08-01T18:35:00Z">
                  <w:rPr>
                    <w:sz w:val="18"/>
                    <w:szCs w:val="18"/>
                  </w:rPr>
                </w:rPrChange>
              </w:rPr>
              <w:t>Bayonne, Bordeaux, La Rochelle, Nantes, Rennes, Rouen</w:t>
            </w:r>
          </w:p>
        </w:tc>
      </w:tr>
      <w:tr w:rsidR="002F3945" w:rsidRPr="00FB2364" w14:paraId="48A5760C" w14:textId="77777777" w:rsidTr="00D42028">
        <w:trPr>
          <w:trHeight w:val="320"/>
        </w:trPr>
        <w:tc>
          <w:tcPr>
            <w:tcW w:w="1154" w:type="dxa"/>
            <w:noWrap/>
            <w:hideMark/>
          </w:tcPr>
          <w:p w14:paraId="517AED68" w14:textId="77777777" w:rsidR="002F3945" w:rsidRPr="00FB2364" w:rsidRDefault="002F3945" w:rsidP="00D42028">
            <w:pPr>
              <w:rPr>
                <w:sz w:val="18"/>
                <w:szCs w:val="18"/>
              </w:rPr>
            </w:pPr>
            <w:r w:rsidRPr="00FB2364">
              <w:rPr>
                <w:sz w:val="18"/>
                <w:szCs w:val="18"/>
              </w:rPr>
              <w:t>1775</w:t>
            </w:r>
          </w:p>
        </w:tc>
        <w:tc>
          <w:tcPr>
            <w:tcW w:w="1559" w:type="dxa"/>
            <w:noWrap/>
            <w:hideMark/>
          </w:tcPr>
          <w:p w14:paraId="73F28253" w14:textId="77777777" w:rsidR="002F3945" w:rsidRPr="00FB2364" w:rsidRDefault="002F3945" w:rsidP="00D42028">
            <w:pPr>
              <w:rPr>
                <w:sz w:val="18"/>
                <w:szCs w:val="18"/>
              </w:rPr>
            </w:pPr>
            <w:r w:rsidRPr="00FB2364">
              <w:rPr>
                <w:sz w:val="18"/>
                <w:szCs w:val="18"/>
              </w:rPr>
              <w:t>Exports</w:t>
            </w:r>
          </w:p>
        </w:tc>
        <w:tc>
          <w:tcPr>
            <w:tcW w:w="7230" w:type="dxa"/>
            <w:noWrap/>
            <w:hideMark/>
          </w:tcPr>
          <w:p w14:paraId="397E984C" w14:textId="77777777" w:rsidR="002F3945" w:rsidRPr="00FB2364" w:rsidRDefault="002F3945" w:rsidP="00D42028">
            <w:pPr>
              <w:rPr>
                <w:sz w:val="18"/>
                <w:szCs w:val="18"/>
              </w:rPr>
            </w:pPr>
            <w:r w:rsidRPr="00FB2364">
              <w:rPr>
                <w:sz w:val="18"/>
                <w:szCs w:val="18"/>
              </w:rPr>
              <w:t>Bordeaux</w:t>
            </w:r>
            <w:r>
              <w:rPr>
                <w:sz w:val="18"/>
                <w:szCs w:val="18"/>
              </w:rPr>
              <w:t>, La Rochelle</w:t>
            </w:r>
          </w:p>
        </w:tc>
      </w:tr>
      <w:tr w:rsidR="002F3945" w:rsidRPr="00CE6C4E" w14:paraId="66913189" w14:textId="77777777" w:rsidTr="00D42028">
        <w:trPr>
          <w:trHeight w:val="320"/>
        </w:trPr>
        <w:tc>
          <w:tcPr>
            <w:tcW w:w="1154" w:type="dxa"/>
            <w:noWrap/>
            <w:hideMark/>
          </w:tcPr>
          <w:p w14:paraId="0EAE8D6B" w14:textId="77777777" w:rsidR="002F3945" w:rsidRPr="00FB2364" w:rsidRDefault="002F3945" w:rsidP="00D42028">
            <w:pPr>
              <w:rPr>
                <w:sz w:val="18"/>
                <w:szCs w:val="18"/>
              </w:rPr>
            </w:pPr>
          </w:p>
        </w:tc>
        <w:tc>
          <w:tcPr>
            <w:tcW w:w="1559" w:type="dxa"/>
            <w:noWrap/>
            <w:hideMark/>
          </w:tcPr>
          <w:p w14:paraId="5973FA4A" w14:textId="77777777" w:rsidR="002F3945" w:rsidRPr="00FB2364" w:rsidRDefault="002F3945" w:rsidP="00D42028">
            <w:pPr>
              <w:rPr>
                <w:sz w:val="18"/>
                <w:szCs w:val="18"/>
              </w:rPr>
            </w:pPr>
            <w:r w:rsidRPr="00FB2364">
              <w:rPr>
                <w:sz w:val="18"/>
                <w:szCs w:val="18"/>
              </w:rPr>
              <w:t>Imports</w:t>
            </w:r>
          </w:p>
        </w:tc>
        <w:tc>
          <w:tcPr>
            <w:tcW w:w="7230" w:type="dxa"/>
            <w:noWrap/>
            <w:hideMark/>
          </w:tcPr>
          <w:p w14:paraId="5155E078" w14:textId="77777777" w:rsidR="002F3945" w:rsidRPr="00CE6C4E" w:rsidRDefault="002F3945" w:rsidP="00D42028">
            <w:pPr>
              <w:rPr>
                <w:sz w:val="18"/>
                <w:szCs w:val="18"/>
                <w:lang w:val="fr-FR"/>
                <w:rPrChange w:id="112" w:author="Guillaume DAUDIN" w:date="2017-08-01T18:35:00Z">
                  <w:rPr>
                    <w:sz w:val="18"/>
                    <w:szCs w:val="18"/>
                  </w:rPr>
                </w:rPrChange>
              </w:rPr>
            </w:pPr>
            <w:r w:rsidRPr="00CE6C4E">
              <w:rPr>
                <w:sz w:val="18"/>
                <w:szCs w:val="18"/>
                <w:lang w:val="fr-FR"/>
                <w:rPrChange w:id="113" w:author="Guillaume DAUDIN" w:date="2017-08-01T18:35:00Z">
                  <w:rPr>
                    <w:sz w:val="18"/>
                    <w:szCs w:val="18"/>
                  </w:rPr>
                </w:rPrChange>
              </w:rPr>
              <w:t>Bayonne, Bordeaux, La Rochelle, Nantes</w:t>
            </w:r>
          </w:p>
        </w:tc>
      </w:tr>
      <w:tr w:rsidR="002F3945" w:rsidRPr="00CE6C4E" w14:paraId="3E17B801" w14:textId="77777777" w:rsidTr="00D42028">
        <w:trPr>
          <w:trHeight w:val="320"/>
        </w:trPr>
        <w:tc>
          <w:tcPr>
            <w:tcW w:w="1154" w:type="dxa"/>
            <w:noWrap/>
            <w:hideMark/>
          </w:tcPr>
          <w:p w14:paraId="6B263BB8" w14:textId="77777777" w:rsidR="002F3945" w:rsidRPr="00FB2364" w:rsidRDefault="002F3945" w:rsidP="00D42028">
            <w:pPr>
              <w:rPr>
                <w:sz w:val="18"/>
                <w:szCs w:val="18"/>
              </w:rPr>
            </w:pPr>
            <w:r w:rsidRPr="00FB2364">
              <w:rPr>
                <w:sz w:val="18"/>
                <w:szCs w:val="18"/>
              </w:rPr>
              <w:t>1776</w:t>
            </w:r>
          </w:p>
        </w:tc>
        <w:tc>
          <w:tcPr>
            <w:tcW w:w="1559" w:type="dxa"/>
            <w:noWrap/>
            <w:hideMark/>
          </w:tcPr>
          <w:p w14:paraId="34CDF1B6" w14:textId="77777777" w:rsidR="002F3945" w:rsidRPr="00FB2364" w:rsidRDefault="002F3945" w:rsidP="00D42028">
            <w:pPr>
              <w:rPr>
                <w:sz w:val="18"/>
                <w:szCs w:val="18"/>
              </w:rPr>
            </w:pPr>
            <w:r w:rsidRPr="00FB2364">
              <w:rPr>
                <w:sz w:val="18"/>
                <w:szCs w:val="18"/>
              </w:rPr>
              <w:t>Exports</w:t>
            </w:r>
          </w:p>
        </w:tc>
        <w:tc>
          <w:tcPr>
            <w:tcW w:w="7230" w:type="dxa"/>
            <w:noWrap/>
            <w:hideMark/>
          </w:tcPr>
          <w:p w14:paraId="5BBEB44C" w14:textId="77777777" w:rsidR="002F3945" w:rsidRPr="00CE6C4E" w:rsidRDefault="002F3945" w:rsidP="00D42028">
            <w:pPr>
              <w:rPr>
                <w:sz w:val="18"/>
                <w:szCs w:val="18"/>
                <w:lang w:val="fr-FR"/>
                <w:rPrChange w:id="114" w:author="Guillaume DAUDIN" w:date="2017-08-01T18:35:00Z">
                  <w:rPr>
                    <w:sz w:val="18"/>
                    <w:szCs w:val="18"/>
                  </w:rPr>
                </w:rPrChange>
              </w:rPr>
            </w:pPr>
            <w:r w:rsidRPr="00CE6C4E">
              <w:rPr>
                <w:sz w:val="18"/>
                <w:szCs w:val="18"/>
                <w:lang w:val="fr-FR"/>
                <w:rPrChange w:id="115" w:author="Guillaume DAUDIN" w:date="2017-08-01T18:35:00Z">
                  <w:rPr>
                    <w:sz w:val="18"/>
                    <w:szCs w:val="18"/>
                  </w:rPr>
                </w:rPrChange>
              </w:rPr>
              <w:t>Bayonne, Bordeaux, Caen, La Rochelle, Nantes, Rouen</w:t>
            </w:r>
          </w:p>
        </w:tc>
      </w:tr>
      <w:tr w:rsidR="002F3945" w:rsidRPr="00CE6C4E" w14:paraId="4E919CA7" w14:textId="77777777" w:rsidTr="00D42028">
        <w:trPr>
          <w:trHeight w:val="320"/>
        </w:trPr>
        <w:tc>
          <w:tcPr>
            <w:tcW w:w="1154" w:type="dxa"/>
            <w:noWrap/>
            <w:hideMark/>
          </w:tcPr>
          <w:p w14:paraId="2EFAC386" w14:textId="77777777" w:rsidR="002F3945" w:rsidRPr="00CE6C4E" w:rsidRDefault="002F3945" w:rsidP="00D42028">
            <w:pPr>
              <w:rPr>
                <w:sz w:val="18"/>
                <w:szCs w:val="18"/>
                <w:lang w:val="fr-FR"/>
                <w:rPrChange w:id="116" w:author="Guillaume DAUDIN" w:date="2017-08-01T18:35:00Z">
                  <w:rPr>
                    <w:sz w:val="18"/>
                    <w:szCs w:val="18"/>
                  </w:rPr>
                </w:rPrChange>
              </w:rPr>
            </w:pPr>
          </w:p>
        </w:tc>
        <w:tc>
          <w:tcPr>
            <w:tcW w:w="1559" w:type="dxa"/>
            <w:noWrap/>
            <w:hideMark/>
          </w:tcPr>
          <w:p w14:paraId="652BB841" w14:textId="77777777" w:rsidR="002F3945" w:rsidRPr="00FB2364" w:rsidRDefault="002F3945" w:rsidP="00D42028">
            <w:pPr>
              <w:rPr>
                <w:sz w:val="18"/>
                <w:szCs w:val="18"/>
              </w:rPr>
            </w:pPr>
            <w:r w:rsidRPr="00FB2364">
              <w:rPr>
                <w:sz w:val="18"/>
                <w:szCs w:val="18"/>
              </w:rPr>
              <w:t>Imports</w:t>
            </w:r>
          </w:p>
        </w:tc>
        <w:tc>
          <w:tcPr>
            <w:tcW w:w="7230" w:type="dxa"/>
            <w:noWrap/>
            <w:hideMark/>
          </w:tcPr>
          <w:p w14:paraId="594887E1" w14:textId="77777777" w:rsidR="002F3945" w:rsidRPr="00CE6C4E" w:rsidRDefault="002F3945" w:rsidP="00D42028">
            <w:pPr>
              <w:rPr>
                <w:sz w:val="18"/>
                <w:szCs w:val="18"/>
                <w:lang w:val="fr-FR"/>
                <w:rPrChange w:id="117" w:author="Guillaume DAUDIN" w:date="2017-08-01T18:35:00Z">
                  <w:rPr>
                    <w:sz w:val="18"/>
                    <w:szCs w:val="18"/>
                  </w:rPr>
                </w:rPrChange>
              </w:rPr>
            </w:pPr>
            <w:r w:rsidRPr="00CE6C4E">
              <w:rPr>
                <w:sz w:val="18"/>
                <w:szCs w:val="18"/>
                <w:lang w:val="fr-FR"/>
                <w:rPrChange w:id="118" w:author="Guillaume DAUDIN" w:date="2017-08-01T18:35:00Z">
                  <w:rPr>
                    <w:sz w:val="18"/>
                    <w:szCs w:val="18"/>
                  </w:rPr>
                </w:rPrChange>
              </w:rPr>
              <w:t>Bayonne, Bordeaux, Caen, La Rochelle, Nantes, Rennes, Rouen</w:t>
            </w:r>
          </w:p>
        </w:tc>
      </w:tr>
      <w:tr w:rsidR="002F3945" w:rsidRPr="00FB2364" w14:paraId="1E5586E6" w14:textId="77777777" w:rsidTr="00D42028">
        <w:trPr>
          <w:trHeight w:val="320"/>
        </w:trPr>
        <w:tc>
          <w:tcPr>
            <w:tcW w:w="1154" w:type="dxa"/>
            <w:noWrap/>
            <w:hideMark/>
          </w:tcPr>
          <w:p w14:paraId="43338B4F" w14:textId="77777777" w:rsidR="002F3945" w:rsidRPr="00FB2364" w:rsidRDefault="002F3945" w:rsidP="00D42028">
            <w:pPr>
              <w:rPr>
                <w:sz w:val="18"/>
                <w:szCs w:val="18"/>
              </w:rPr>
            </w:pPr>
            <w:r w:rsidRPr="00FB2364">
              <w:rPr>
                <w:sz w:val="18"/>
                <w:szCs w:val="18"/>
              </w:rPr>
              <w:t>1777</w:t>
            </w:r>
          </w:p>
        </w:tc>
        <w:tc>
          <w:tcPr>
            <w:tcW w:w="1559" w:type="dxa"/>
            <w:noWrap/>
            <w:hideMark/>
          </w:tcPr>
          <w:p w14:paraId="2B742AF8" w14:textId="77777777" w:rsidR="002F3945" w:rsidRPr="00FB2364" w:rsidRDefault="002F3945" w:rsidP="00D42028">
            <w:pPr>
              <w:rPr>
                <w:sz w:val="18"/>
                <w:szCs w:val="18"/>
              </w:rPr>
            </w:pPr>
            <w:r w:rsidRPr="00FB2364">
              <w:rPr>
                <w:sz w:val="18"/>
                <w:szCs w:val="18"/>
              </w:rPr>
              <w:t>Imports</w:t>
            </w:r>
          </w:p>
        </w:tc>
        <w:tc>
          <w:tcPr>
            <w:tcW w:w="7230" w:type="dxa"/>
            <w:noWrap/>
            <w:hideMark/>
          </w:tcPr>
          <w:p w14:paraId="22A13AB2" w14:textId="77777777" w:rsidR="002F3945" w:rsidRPr="00FB2364" w:rsidRDefault="002F3945" w:rsidP="00D42028">
            <w:pPr>
              <w:rPr>
                <w:sz w:val="18"/>
                <w:szCs w:val="18"/>
              </w:rPr>
            </w:pPr>
            <w:r w:rsidRPr="00FB2364">
              <w:rPr>
                <w:sz w:val="18"/>
                <w:szCs w:val="18"/>
              </w:rPr>
              <w:t>Bayonne</w:t>
            </w:r>
          </w:p>
        </w:tc>
      </w:tr>
      <w:tr w:rsidR="002F3945" w:rsidRPr="00CE6C4E" w14:paraId="278C0361" w14:textId="77777777" w:rsidTr="00D42028">
        <w:trPr>
          <w:trHeight w:val="320"/>
        </w:trPr>
        <w:tc>
          <w:tcPr>
            <w:tcW w:w="1154" w:type="dxa"/>
            <w:noWrap/>
            <w:hideMark/>
          </w:tcPr>
          <w:p w14:paraId="5224DCED" w14:textId="77777777" w:rsidR="002F3945" w:rsidRPr="00FB2364" w:rsidRDefault="002F3945" w:rsidP="00D42028">
            <w:pPr>
              <w:rPr>
                <w:sz w:val="18"/>
                <w:szCs w:val="18"/>
              </w:rPr>
            </w:pPr>
            <w:r w:rsidRPr="00FB2364">
              <w:rPr>
                <w:sz w:val="18"/>
                <w:szCs w:val="18"/>
              </w:rPr>
              <w:t>1778</w:t>
            </w:r>
          </w:p>
        </w:tc>
        <w:tc>
          <w:tcPr>
            <w:tcW w:w="1559" w:type="dxa"/>
            <w:noWrap/>
            <w:hideMark/>
          </w:tcPr>
          <w:p w14:paraId="6B3C52DA" w14:textId="77777777" w:rsidR="002F3945" w:rsidRPr="00FB2364" w:rsidRDefault="002F3945" w:rsidP="00D42028">
            <w:pPr>
              <w:rPr>
                <w:sz w:val="18"/>
                <w:szCs w:val="18"/>
              </w:rPr>
            </w:pPr>
            <w:r w:rsidRPr="00FB2364">
              <w:rPr>
                <w:sz w:val="18"/>
                <w:szCs w:val="18"/>
              </w:rPr>
              <w:t>Exports</w:t>
            </w:r>
          </w:p>
        </w:tc>
        <w:tc>
          <w:tcPr>
            <w:tcW w:w="7230" w:type="dxa"/>
            <w:noWrap/>
            <w:hideMark/>
          </w:tcPr>
          <w:p w14:paraId="04435E79" w14:textId="77777777" w:rsidR="002F3945" w:rsidRPr="00CE6C4E" w:rsidRDefault="002F3945" w:rsidP="00D42028">
            <w:pPr>
              <w:rPr>
                <w:sz w:val="18"/>
                <w:szCs w:val="18"/>
                <w:lang w:val="fr-FR"/>
                <w:rPrChange w:id="119" w:author="Guillaume DAUDIN" w:date="2017-08-01T18:35:00Z">
                  <w:rPr>
                    <w:sz w:val="18"/>
                    <w:szCs w:val="18"/>
                  </w:rPr>
                </w:rPrChange>
              </w:rPr>
            </w:pPr>
            <w:r w:rsidRPr="00CE6C4E">
              <w:rPr>
                <w:sz w:val="18"/>
                <w:szCs w:val="18"/>
                <w:lang w:val="fr-FR"/>
                <w:rPrChange w:id="120" w:author="Guillaume DAUDIN" w:date="2017-08-01T18:35:00Z">
                  <w:rPr>
                    <w:sz w:val="18"/>
                    <w:szCs w:val="18"/>
                  </w:rPr>
                </w:rPrChange>
              </w:rPr>
              <w:t>Bayonne, Bordeaux, La Rochelle, Nantes</w:t>
            </w:r>
          </w:p>
        </w:tc>
      </w:tr>
      <w:tr w:rsidR="002F3945" w:rsidRPr="00FB2364" w14:paraId="07BF6A70" w14:textId="77777777" w:rsidTr="00D42028">
        <w:trPr>
          <w:trHeight w:val="320"/>
        </w:trPr>
        <w:tc>
          <w:tcPr>
            <w:tcW w:w="1154" w:type="dxa"/>
            <w:noWrap/>
            <w:hideMark/>
          </w:tcPr>
          <w:p w14:paraId="416A554A" w14:textId="77777777" w:rsidR="002F3945" w:rsidRPr="00CE6C4E" w:rsidRDefault="002F3945" w:rsidP="00D42028">
            <w:pPr>
              <w:rPr>
                <w:sz w:val="18"/>
                <w:szCs w:val="18"/>
                <w:lang w:val="fr-FR"/>
                <w:rPrChange w:id="121" w:author="Guillaume DAUDIN" w:date="2017-08-01T18:35:00Z">
                  <w:rPr>
                    <w:sz w:val="18"/>
                    <w:szCs w:val="18"/>
                  </w:rPr>
                </w:rPrChange>
              </w:rPr>
            </w:pPr>
          </w:p>
        </w:tc>
        <w:tc>
          <w:tcPr>
            <w:tcW w:w="1559" w:type="dxa"/>
            <w:noWrap/>
            <w:hideMark/>
          </w:tcPr>
          <w:p w14:paraId="2756C270" w14:textId="77777777" w:rsidR="002F3945" w:rsidRPr="00FB2364" w:rsidRDefault="002F3945" w:rsidP="00D42028">
            <w:pPr>
              <w:rPr>
                <w:sz w:val="18"/>
                <w:szCs w:val="18"/>
              </w:rPr>
            </w:pPr>
            <w:r w:rsidRPr="00FB2364">
              <w:rPr>
                <w:sz w:val="18"/>
                <w:szCs w:val="18"/>
              </w:rPr>
              <w:t>Imports</w:t>
            </w:r>
          </w:p>
        </w:tc>
        <w:tc>
          <w:tcPr>
            <w:tcW w:w="7230" w:type="dxa"/>
            <w:noWrap/>
            <w:hideMark/>
          </w:tcPr>
          <w:p w14:paraId="466E1243" w14:textId="77777777" w:rsidR="002F3945" w:rsidRPr="00FB2364" w:rsidRDefault="002F3945" w:rsidP="00D42028">
            <w:pPr>
              <w:rPr>
                <w:sz w:val="18"/>
                <w:szCs w:val="18"/>
              </w:rPr>
            </w:pPr>
            <w:r w:rsidRPr="00FB2364">
              <w:rPr>
                <w:sz w:val="18"/>
                <w:szCs w:val="18"/>
              </w:rPr>
              <w:t>Bordeaux</w:t>
            </w:r>
            <w:r>
              <w:rPr>
                <w:sz w:val="18"/>
                <w:szCs w:val="18"/>
              </w:rPr>
              <w:t>, La Rochelle, Rennes</w:t>
            </w:r>
          </w:p>
        </w:tc>
      </w:tr>
      <w:tr w:rsidR="002F3945" w:rsidRPr="00FB2364" w14:paraId="5A47B3CD" w14:textId="77777777" w:rsidTr="00D42028">
        <w:trPr>
          <w:trHeight w:val="320"/>
        </w:trPr>
        <w:tc>
          <w:tcPr>
            <w:tcW w:w="1154" w:type="dxa"/>
            <w:noWrap/>
            <w:hideMark/>
          </w:tcPr>
          <w:p w14:paraId="5562F2D9" w14:textId="77777777" w:rsidR="002F3945" w:rsidRPr="00FB2364" w:rsidRDefault="002F3945" w:rsidP="00D42028">
            <w:pPr>
              <w:rPr>
                <w:sz w:val="18"/>
                <w:szCs w:val="18"/>
              </w:rPr>
            </w:pPr>
            <w:r w:rsidRPr="00FB2364">
              <w:rPr>
                <w:sz w:val="18"/>
                <w:szCs w:val="18"/>
              </w:rPr>
              <w:t>1779</w:t>
            </w:r>
          </w:p>
        </w:tc>
        <w:tc>
          <w:tcPr>
            <w:tcW w:w="1559" w:type="dxa"/>
            <w:noWrap/>
            <w:hideMark/>
          </w:tcPr>
          <w:p w14:paraId="500B5675" w14:textId="77777777" w:rsidR="002F3945" w:rsidRPr="00FB2364" w:rsidRDefault="002F3945" w:rsidP="00D42028">
            <w:pPr>
              <w:rPr>
                <w:sz w:val="18"/>
                <w:szCs w:val="18"/>
              </w:rPr>
            </w:pPr>
            <w:r w:rsidRPr="00FB2364">
              <w:rPr>
                <w:sz w:val="18"/>
                <w:szCs w:val="18"/>
              </w:rPr>
              <w:t>Imports</w:t>
            </w:r>
          </w:p>
        </w:tc>
        <w:tc>
          <w:tcPr>
            <w:tcW w:w="7230" w:type="dxa"/>
            <w:noWrap/>
            <w:hideMark/>
          </w:tcPr>
          <w:p w14:paraId="5E00A85C" w14:textId="77777777" w:rsidR="002F3945" w:rsidRPr="00FB2364" w:rsidRDefault="002F3945" w:rsidP="00D42028">
            <w:pPr>
              <w:rPr>
                <w:sz w:val="18"/>
                <w:szCs w:val="18"/>
              </w:rPr>
            </w:pPr>
            <w:r w:rsidRPr="00FB2364">
              <w:rPr>
                <w:sz w:val="18"/>
                <w:szCs w:val="18"/>
              </w:rPr>
              <w:t>La Rochelle</w:t>
            </w:r>
            <w:r>
              <w:rPr>
                <w:sz w:val="18"/>
                <w:szCs w:val="18"/>
              </w:rPr>
              <w:t xml:space="preserve"> </w:t>
            </w:r>
          </w:p>
        </w:tc>
      </w:tr>
      <w:tr w:rsidR="002F3945" w:rsidRPr="00FB2364" w14:paraId="703EFD76" w14:textId="77777777" w:rsidTr="00D42028">
        <w:trPr>
          <w:trHeight w:val="320"/>
        </w:trPr>
        <w:tc>
          <w:tcPr>
            <w:tcW w:w="1154" w:type="dxa"/>
            <w:noWrap/>
            <w:hideMark/>
          </w:tcPr>
          <w:p w14:paraId="0BC9AC46" w14:textId="77777777" w:rsidR="002F3945" w:rsidRPr="00FB2364" w:rsidRDefault="002F3945" w:rsidP="00D42028">
            <w:pPr>
              <w:rPr>
                <w:sz w:val="18"/>
                <w:szCs w:val="18"/>
              </w:rPr>
            </w:pPr>
            <w:r w:rsidRPr="00FB2364">
              <w:rPr>
                <w:sz w:val="18"/>
                <w:szCs w:val="18"/>
              </w:rPr>
              <w:t>1780</w:t>
            </w:r>
          </w:p>
        </w:tc>
        <w:tc>
          <w:tcPr>
            <w:tcW w:w="1559" w:type="dxa"/>
            <w:noWrap/>
            <w:hideMark/>
          </w:tcPr>
          <w:p w14:paraId="52E2A304" w14:textId="77777777" w:rsidR="002F3945" w:rsidRPr="00FB2364" w:rsidRDefault="002F3945" w:rsidP="00D42028">
            <w:pPr>
              <w:rPr>
                <w:sz w:val="18"/>
                <w:szCs w:val="18"/>
              </w:rPr>
            </w:pPr>
            <w:r w:rsidRPr="00FB2364">
              <w:rPr>
                <w:sz w:val="18"/>
                <w:szCs w:val="18"/>
              </w:rPr>
              <w:t>Imports</w:t>
            </w:r>
          </w:p>
        </w:tc>
        <w:tc>
          <w:tcPr>
            <w:tcW w:w="7230" w:type="dxa"/>
            <w:noWrap/>
            <w:hideMark/>
          </w:tcPr>
          <w:p w14:paraId="5B94A306" w14:textId="77777777" w:rsidR="002F3945" w:rsidRPr="00FB2364" w:rsidRDefault="002F3945" w:rsidP="00D42028">
            <w:pPr>
              <w:rPr>
                <w:sz w:val="18"/>
                <w:szCs w:val="18"/>
              </w:rPr>
            </w:pPr>
            <w:r w:rsidRPr="00FB2364">
              <w:rPr>
                <w:sz w:val="18"/>
                <w:szCs w:val="18"/>
              </w:rPr>
              <w:t>Bordeaux</w:t>
            </w:r>
            <w:r>
              <w:rPr>
                <w:sz w:val="18"/>
                <w:szCs w:val="18"/>
              </w:rPr>
              <w:t>, La Rochelle, Rennes</w:t>
            </w:r>
          </w:p>
        </w:tc>
      </w:tr>
      <w:tr w:rsidR="002F3945" w:rsidRPr="00CE6C4E" w14:paraId="2E475684" w14:textId="77777777" w:rsidTr="00D42028">
        <w:trPr>
          <w:trHeight w:val="320"/>
        </w:trPr>
        <w:tc>
          <w:tcPr>
            <w:tcW w:w="1154" w:type="dxa"/>
            <w:noWrap/>
            <w:hideMark/>
          </w:tcPr>
          <w:p w14:paraId="3B8E815E" w14:textId="77777777" w:rsidR="002F3945" w:rsidRPr="00FB2364" w:rsidRDefault="002F3945" w:rsidP="00D42028">
            <w:pPr>
              <w:rPr>
                <w:sz w:val="18"/>
                <w:szCs w:val="18"/>
              </w:rPr>
            </w:pPr>
            <w:r w:rsidRPr="00FB2364">
              <w:rPr>
                <w:sz w:val="18"/>
                <w:szCs w:val="18"/>
              </w:rPr>
              <w:t>1789</w:t>
            </w:r>
          </w:p>
        </w:tc>
        <w:tc>
          <w:tcPr>
            <w:tcW w:w="1559" w:type="dxa"/>
            <w:noWrap/>
            <w:hideMark/>
          </w:tcPr>
          <w:p w14:paraId="6505C365" w14:textId="77777777" w:rsidR="002F3945" w:rsidRPr="00FB2364" w:rsidRDefault="002F3945" w:rsidP="00D42028">
            <w:pPr>
              <w:rPr>
                <w:sz w:val="18"/>
                <w:szCs w:val="18"/>
              </w:rPr>
            </w:pPr>
            <w:r w:rsidRPr="00FB2364">
              <w:rPr>
                <w:sz w:val="18"/>
                <w:szCs w:val="18"/>
              </w:rPr>
              <w:t>Exports</w:t>
            </w:r>
          </w:p>
        </w:tc>
        <w:tc>
          <w:tcPr>
            <w:tcW w:w="7230" w:type="dxa"/>
            <w:noWrap/>
            <w:hideMark/>
          </w:tcPr>
          <w:p w14:paraId="2925E823" w14:textId="77777777" w:rsidR="002F3945" w:rsidRPr="00CE6C4E" w:rsidRDefault="002F3945" w:rsidP="00D42028">
            <w:pPr>
              <w:rPr>
                <w:sz w:val="18"/>
                <w:szCs w:val="18"/>
                <w:lang w:val="fr-FR"/>
                <w:rPrChange w:id="122" w:author="Guillaume DAUDIN" w:date="2017-08-01T18:35:00Z">
                  <w:rPr>
                    <w:sz w:val="18"/>
                    <w:szCs w:val="18"/>
                  </w:rPr>
                </w:rPrChange>
              </w:rPr>
            </w:pPr>
            <w:r w:rsidRPr="00CE6C4E">
              <w:rPr>
                <w:sz w:val="18"/>
                <w:szCs w:val="18"/>
                <w:lang w:val="fr-FR"/>
                <w:rPrChange w:id="123" w:author="Guillaume DAUDIN" w:date="2017-08-01T18:35:00Z">
                  <w:rPr>
                    <w:sz w:val="18"/>
                    <w:szCs w:val="18"/>
                  </w:rPr>
                </w:rPrChange>
              </w:rPr>
              <w:t>Amiens, Bayonne, Bordeaux, Caen, Lille, Lorient, Marseille, Nantes, Narbonne, Passeports, Rouen, Saint-Malo, Valenciennes</w:t>
            </w:r>
          </w:p>
        </w:tc>
      </w:tr>
      <w:tr w:rsidR="002F3945" w:rsidRPr="00CE6C4E" w14:paraId="5102A042" w14:textId="77777777" w:rsidTr="00D42028">
        <w:trPr>
          <w:trHeight w:val="320"/>
        </w:trPr>
        <w:tc>
          <w:tcPr>
            <w:tcW w:w="1154" w:type="dxa"/>
            <w:noWrap/>
            <w:hideMark/>
          </w:tcPr>
          <w:p w14:paraId="01CECA97" w14:textId="77777777" w:rsidR="002F3945" w:rsidRPr="00FB2364" w:rsidRDefault="002F3945" w:rsidP="00D42028">
            <w:pPr>
              <w:rPr>
                <w:sz w:val="18"/>
                <w:szCs w:val="18"/>
              </w:rPr>
            </w:pPr>
            <w:r w:rsidRPr="00FB2364">
              <w:rPr>
                <w:sz w:val="18"/>
                <w:szCs w:val="18"/>
              </w:rPr>
              <w:t>1789</w:t>
            </w:r>
          </w:p>
        </w:tc>
        <w:tc>
          <w:tcPr>
            <w:tcW w:w="1559" w:type="dxa"/>
            <w:noWrap/>
            <w:hideMark/>
          </w:tcPr>
          <w:p w14:paraId="753EC504" w14:textId="77777777" w:rsidR="002F3945" w:rsidRPr="00FB2364" w:rsidRDefault="002F3945" w:rsidP="00D42028">
            <w:pPr>
              <w:rPr>
                <w:sz w:val="18"/>
                <w:szCs w:val="18"/>
              </w:rPr>
            </w:pPr>
            <w:r w:rsidRPr="00FB2364">
              <w:rPr>
                <w:sz w:val="18"/>
                <w:szCs w:val="18"/>
              </w:rPr>
              <w:t>Imports</w:t>
            </w:r>
          </w:p>
        </w:tc>
        <w:tc>
          <w:tcPr>
            <w:tcW w:w="7230" w:type="dxa"/>
            <w:noWrap/>
            <w:hideMark/>
          </w:tcPr>
          <w:p w14:paraId="04191336" w14:textId="77777777" w:rsidR="002F3945" w:rsidRPr="00CE6C4E" w:rsidRDefault="002F3945" w:rsidP="00D42028">
            <w:pPr>
              <w:rPr>
                <w:sz w:val="18"/>
                <w:szCs w:val="18"/>
                <w:lang w:val="fr-FR"/>
                <w:rPrChange w:id="124" w:author="Guillaume DAUDIN" w:date="2017-08-01T18:35:00Z">
                  <w:rPr>
                    <w:sz w:val="18"/>
                    <w:szCs w:val="18"/>
                  </w:rPr>
                </w:rPrChange>
              </w:rPr>
            </w:pPr>
            <w:r w:rsidRPr="00CE6C4E">
              <w:rPr>
                <w:sz w:val="18"/>
                <w:szCs w:val="18"/>
                <w:lang w:val="fr-FR"/>
                <w:rPrChange w:id="125" w:author="Guillaume DAUDIN" w:date="2017-08-01T18:35:00Z">
                  <w:rPr>
                    <w:sz w:val="18"/>
                    <w:szCs w:val="18"/>
                  </w:rPr>
                </w:rPrChange>
              </w:rPr>
              <w:t>Bordeaux, Charleville, Lille, Lorient, Marseille, Montpellier, Passeport du roy, Rouen, Saint-Malo</w:t>
            </w:r>
          </w:p>
        </w:tc>
      </w:tr>
    </w:tbl>
    <w:p w14:paraId="6CCAF32B" w14:textId="77777777" w:rsidR="002F3945" w:rsidRPr="00CE6C4E" w:rsidRDefault="002F3945" w:rsidP="002F3945">
      <w:pPr>
        <w:rPr>
          <w:lang w:val="fr-FR"/>
          <w:rPrChange w:id="126" w:author="Guillaume DAUDIN" w:date="2017-08-01T18:35:00Z">
            <w:rPr/>
          </w:rPrChange>
        </w:rPr>
      </w:pPr>
    </w:p>
    <w:p w14:paraId="40DFA7BD" w14:textId="60E217BA" w:rsidR="002F3945" w:rsidRDefault="002F3945" w:rsidP="002F3945">
      <w:r>
        <w:t>Local data are much more complete for 1789 because an aggregation of all direction</w:t>
      </w:r>
      <w:r w:rsidR="00F73B32">
        <w:t>s</w:t>
      </w:r>
      <w:r>
        <w:t xml:space="preserve"> has been made by the </w:t>
      </w:r>
      <w:r w:rsidRPr="00130378">
        <w:rPr>
          <w:i/>
        </w:rPr>
        <w:t>Bureau de la Balance de Commerce</w:t>
      </w:r>
      <w:r>
        <w:t xml:space="preserve"> for this given year. </w:t>
      </w:r>
      <w:ins w:id="127" w:author="Utilisateur de Microsoft Office" w:date="2016-07-31T21:11:00Z">
        <w:r w:rsidR="00865601">
          <w:t>This source, called “National par direction</w:t>
        </w:r>
      </w:ins>
      <w:ins w:id="128" w:author="Utilisateur de Microsoft Office" w:date="2016-07-31T21:12:00Z">
        <w:r w:rsidR="00865601">
          <w:t xml:space="preserve">”, can be found in the National Archives (AN). </w:t>
        </w:r>
      </w:ins>
    </w:p>
    <w:p w14:paraId="5F32E5E2" w14:textId="77777777" w:rsidR="002F3945" w:rsidRDefault="002F3945" w:rsidP="002F3945"/>
    <w:p w14:paraId="3EAA0257" w14:textId="77777777" w:rsidR="002F3945" w:rsidRDefault="002F3945">
      <w:pPr>
        <w:spacing w:line="240" w:lineRule="auto"/>
        <w:jc w:val="left"/>
      </w:pPr>
      <w:r>
        <w:br w:type="page"/>
      </w:r>
    </w:p>
    <w:p w14:paraId="02439809" w14:textId="26C128F0" w:rsidR="002F3945" w:rsidRDefault="00F307A7" w:rsidP="002F3945">
      <w:pPr>
        <w:pStyle w:val="Titre1"/>
      </w:pPr>
      <w:r>
        <w:lastRenderedPageBreak/>
        <w:t>Method</w:t>
      </w:r>
    </w:p>
    <w:p w14:paraId="762C450B" w14:textId="2AA328E5" w:rsidR="002F3945" w:rsidRDefault="002F3945" w:rsidP="002F3945">
      <w:pPr>
        <w:ind w:firstLine="360"/>
      </w:pPr>
      <w:r>
        <w:t xml:space="preserve">In order to </w:t>
      </w:r>
      <w:r w:rsidR="00FD2BE6">
        <w:t>analyze</w:t>
      </w:r>
      <w:r>
        <w:t xml:space="preserve"> Anglo-French trade, some treatments on the database were necessary. First, I created a new classification based on each category of goods impacted by the Eden agreement (see</w:t>
      </w:r>
      <w:r w:rsidR="00F86AE9">
        <w:t xml:space="preserve"> </w:t>
      </w:r>
      <w:r w:rsidR="00F86AE9">
        <w:fldChar w:fldCharType="begin"/>
      </w:r>
      <w:r w:rsidR="00F86AE9">
        <w:instrText xml:space="preserve"> REF _Ref457225999 \h </w:instrText>
      </w:r>
      <w:r w:rsidR="00F86AE9">
        <w:fldChar w:fldCharType="separate"/>
      </w:r>
      <w:r w:rsidR="00C6265D">
        <w:t xml:space="preserve">Table </w:t>
      </w:r>
      <w:r w:rsidR="00C6265D">
        <w:rPr>
          <w:noProof/>
        </w:rPr>
        <w:t>1</w:t>
      </w:r>
      <w:r w:rsidR="00F86AE9">
        <w:fldChar w:fldCharType="end"/>
      </w:r>
      <w:r>
        <w:t xml:space="preserve">). Then, a standardization of the units of measurement was indispensable to compare flows and apply specific tariffs on goods. Finally, I used the “repeated sales” process, a regression applied in other studies on the </w:t>
      </w:r>
      <w:r w:rsidR="00FD2BE6">
        <w:t>Project</w:t>
      </w:r>
      <w:r>
        <w:t xml:space="preserve"> (Pierre Hollegien, Elisa Tirindelli, Quentin Vidal) in order to estimate trade when </w:t>
      </w:r>
      <w:del w:id="129" w:author="Utilisateur de Microsoft Office" w:date="2016-07-31T21:12:00Z">
        <w:r w:rsidDel="00865601">
          <w:delText xml:space="preserve">we don’t have data for a specific good and year. </w:delText>
        </w:r>
      </w:del>
      <w:ins w:id="130" w:author="Utilisateur de Microsoft Office" w:date="2016-07-31T21:12:00Z">
        <w:r w:rsidR="00865601">
          <w:t xml:space="preserve">data were missing. </w:t>
        </w:r>
      </w:ins>
    </w:p>
    <w:p w14:paraId="1B61A48C" w14:textId="77777777" w:rsidR="002F3945" w:rsidRDefault="002F3945" w:rsidP="002F3945"/>
    <w:p w14:paraId="0BF2487C" w14:textId="5FA954BC" w:rsidR="002F3945" w:rsidRDefault="00F307A7" w:rsidP="002F3945">
      <w:pPr>
        <w:pStyle w:val="Pardeliste"/>
        <w:numPr>
          <w:ilvl w:val="0"/>
          <w:numId w:val="2"/>
        </w:numPr>
      </w:pPr>
      <w:r>
        <w:t>The Eden c</w:t>
      </w:r>
      <w:r w:rsidR="002F3945">
        <w:t>lassification</w:t>
      </w:r>
    </w:p>
    <w:p w14:paraId="68D3644F" w14:textId="77777777" w:rsidR="002F3945" w:rsidDel="008C3394" w:rsidRDefault="002F3945" w:rsidP="002F3945">
      <w:pPr>
        <w:rPr>
          <w:del w:id="131" w:author="Corentin Ponton" w:date="2016-08-03T12:26:00Z"/>
        </w:rPr>
      </w:pPr>
      <w:r>
        <w:t>My classification is based on the categories of goods set out in the article 6 of the Treaty. In the database, these categories refer to a large number of goods, and it was easier to gather goods into classifications in order to follow it. The classification, called “Eden Treaty”, contain 17 groups of 343 items. A summary is proposed just below (</w:t>
      </w:r>
      <w:r>
        <w:fldChar w:fldCharType="begin"/>
      </w:r>
      <w:r>
        <w:instrText xml:space="preserve"> REF _Ref457307850 \h </w:instrText>
      </w:r>
      <w:r>
        <w:fldChar w:fldCharType="separate"/>
      </w:r>
      <w:r w:rsidR="00C6265D">
        <w:t xml:space="preserve">Figure </w:t>
      </w:r>
      <w:r w:rsidR="00C6265D">
        <w:rPr>
          <w:noProof/>
        </w:rPr>
        <w:t>3</w:t>
      </w:r>
      <w:r>
        <w:fldChar w:fldCharType="end"/>
      </w:r>
      <w:r>
        <w:t xml:space="preserve">). </w:t>
      </w:r>
    </w:p>
    <w:p w14:paraId="7E7BA9EE" w14:textId="77777777" w:rsidR="008C3394" w:rsidRDefault="008C3394" w:rsidP="002F3945">
      <w:pPr>
        <w:rPr>
          <w:ins w:id="132" w:author="Corentin Ponton" w:date="2016-08-03T12:27:00Z"/>
        </w:rPr>
      </w:pPr>
    </w:p>
    <w:p w14:paraId="10BC0B6F" w14:textId="77777777" w:rsidR="002F3945" w:rsidRDefault="002F3945" w:rsidP="002F3945"/>
    <w:p w14:paraId="190F67E9" w14:textId="77777777" w:rsidR="002F3945" w:rsidRDefault="002F3945" w:rsidP="002F3945">
      <w:pPr>
        <w:pStyle w:val="Lgende"/>
        <w:keepNext/>
        <w:jc w:val="center"/>
      </w:pPr>
      <w:bookmarkStart w:id="133" w:name="_Ref457307850"/>
      <w:r>
        <w:t xml:space="preserve">Figure </w:t>
      </w:r>
      <w:r>
        <w:fldChar w:fldCharType="begin"/>
      </w:r>
      <w:r>
        <w:instrText xml:space="preserve"> SEQ Figure \* ARABIC </w:instrText>
      </w:r>
      <w:r>
        <w:fldChar w:fldCharType="separate"/>
      </w:r>
      <w:r w:rsidR="00C6265D">
        <w:rPr>
          <w:noProof/>
        </w:rPr>
        <w:t>3</w:t>
      </w:r>
      <w:r>
        <w:rPr>
          <w:noProof/>
        </w:rPr>
        <w:fldChar w:fldCharType="end"/>
      </w:r>
      <w:bookmarkEnd w:id="133"/>
      <w:r>
        <w:t>: Summary of the "Eden Treaty"</w:t>
      </w:r>
    </w:p>
    <w:p w14:paraId="7F120D2A" w14:textId="77777777" w:rsidR="002F3945" w:rsidRDefault="002F3945" w:rsidP="002F3945">
      <w:pPr>
        <w:jc w:val="center"/>
      </w:pPr>
      <w:r>
        <w:rPr>
          <w:noProof/>
          <w:lang w:val="fr-FR" w:eastAsia="fr-FR"/>
        </w:rPr>
        <w:drawing>
          <wp:inline distT="0" distB="0" distL="0" distR="0" wp14:anchorId="2A35B6E5" wp14:editId="69B63D6A">
            <wp:extent cx="2749764" cy="1671683"/>
            <wp:effectExtent l="0" t="0" r="0" b="5080"/>
            <wp:docPr id="2" name="Image 2" descr="../../../../Desktop/Capture%20d’écran%202016-07-26%20à%2014.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6-07-26%20à%2014.26.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4415" cy="1692749"/>
                    </a:xfrm>
                    <a:prstGeom prst="rect">
                      <a:avLst/>
                    </a:prstGeom>
                    <a:noFill/>
                    <a:ln>
                      <a:noFill/>
                    </a:ln>
                  </pic:spPr>
                </pic:pic>
              </a:graphicData>
            </a:graphic>
          </wp:inline>
        </w:drawing>
      </w:r>
    </w:p>
    <w:p w14:paraId="4023349A" w14:textId="77777777" w:rsidR="008C3394" w:rsidRDefault="002F3945">
      <w:pPr>
        <w:keepNext/>
        <w:rPr>
          <w:ins w:id="134" w:author="Corentin Ponton" w:date="2016-08-03T12:26:00Z"/>
        </w:rPr>
        <w:pPrChange w:id="135" w:author="Corentin Ponton" w:date="2016-08-03T12:26:00Z">
          <w:pPr/>
        </w:pPrChange>
      </w:pPr>
      <w:r>
        <w:t xml:space="preserve">                                                         </w:t>
      </w:r>
      <w:r>
        <w:rPr>
          <w:noProof/>
          <w:lang w:val="fr-FR" w:eastAsia="fr-FR"/>
        </w:rPr>
        <w:drawing>
          <wp:inline distT="0" distB="0" distL="0" distR="0" wp14:anchorId="0F5EFDA0" wp14:editId="4A34AF1A">
            <wp:extent cx="2274911" cy="571665"/>
            <wp:effectExtent l="0" t="0" r="11430" b="12700"/>
            <wp:docPr id="4" name="Image 4" descr="../../../../Desktop/Capture%20d’écran%202016-07-26%20à%2014.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6-07-26%20à%2014.31.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6931" cy="607353"/>
                    </a:xfrm>
                    <a:prstGeom prst="rect">
                      <a:avLst/>
                    </a:prstGeom>
                    <a:noFill/>
                    <a:ln>
                      <a:noFill/>
                    </a:ln>
                  </pic:spPr>
                </pic:pic>
              </a:graphicData>
            </a:graphic>
          </wp:inline>
        </w:drawing>
      </w:r>
    </w:p>
    <w:p w14:paraId="1E1AE3D0" w14:textId="77777777" w:rsidR="008C3394" w:rsidRDefault="008C3394">
      <w:pPr>
        <w:pStyle w:val="Lgende"/>
        <w:jc w:val="center"/>
        <w:rPr>
          <w:ins w:id="136" w:author="Corentin Ponton" w:date="2016-08-03T12:30:00Z"/>
        </w:rPr>
        <w:pPrChange w:id="137" w:author="Corentin Ponton" w:date="2016-08-03T12:27:00Z">
          <w:pPr/>
        </w:pPrChange>
      </w:pPr>
      <w:ins w:id="138" w:author="Corentin Ponton" w:date="2016-08-03T12:26:00Z">
        <w:r>
          <w:t xml:space="preserve">Note: </w:t>
        </w:r>
      </w:ins>
      <w:ins w:id="139" w:author="Corentin Ponton" w:date="2016-08-03T12:28:00Z">
        <w:r>
          <w:t xml:space="preserve">The percentage of classified items </w:t>
        </w:r>
      </w:ins>
      <w:ins w:id="140" w:author="Corentin Ponton" w:date="2016-08-03T12:29:00Z">
        <w:r>
          <w:t>is for the entire database and not only the Anglo-French trade</w:t>
        </w:r>
      </w:ins>
    </w:p>
    <w:p w14:paraId="728FF4F2" w14:textId="08A2725D" w:rsidR="002F3945" w:rsidRDefault="002F3945">
      <w:pPr>
        <w:pStyle w:val="Lgende"/>
        <w:jc w:val="center"/>
        <w:pPrChange w:id="141" w:author="Corentin Ponton" w:date="2016-08-03T12:27:00Z">
          <w:pPr/>
        </w:pPrChange>
      </w:pPr>
      <w:del w:id="142" w:author="Corentin Ponton" w:date="2016-08-03T12:27:00Z">
        <w:r w:rsidDel="008C3394">
          <w:delText xml:space="preserve">                         </w:delText>
        </w:r>
      </w:del>
    </w:p>
    <w:p w14:paraId="17B4EF50" w14:textId="1C609D58" w:rsidR="002F3945" w:rsidRDefault="002F3945" w:rsidP="002F3945">
      <w:pPr>
        <w:rPr>
          <w:ins w:id="143" w:author="Corentin Ponton" w:date="2016-08-03T12:30:00Z"/>
        </w:rPr>
      </w:pPr>
      <w:r w:rsidRPr="00C16E36">
        <w:t>In addition, I create a category named “Prohibit</w:t>
      </w:r>
      <w:r w:rsidR="00F73B32">
        <w:t>ed</w:t>
      </w:r>
      <w:r w:rsidRPr="00C16E36">
        <w:t xml:space="preserve">”, for </w:t>
      </w:r>
      <w:r w:rsidR="00C50A9D">
        <w:t xml:space="preserve">a </w:t>
      </w:r>
      <w:r w:rsidRPr="00C16E36">
        <w:t xml:space="preserve">few goods remaining prohibited after the Treaty: e.g. all manufactures of </w:t>
      </w:r>
      <w:r>
        <w:t xml:space="preserve">cotton or wool, mixed with silk; a category named “Silk product”, because although silk products are not impacted by the Treaty, the silk industry is still an important production for the French economy; and finally all other goods are gathered in a category “Other”. </w:t>
      </w:r>
    </w:p>
    <w:p w14:paraId="4387F467" w14:textId="77777777" w:rsidR="004C1D71" w:rsidRDefault="004C1D71" w:rsidP="002F3945">
      <w:pPr>
        <w:rPr>
          <w:ins w:id="144" w:author="Corentin Ponton" w:date="2016-08-04T11:48:00Z"/>
        </w:rPr>
      </w:pPr>
    </w:p>
    <w:p w14:paraId="1BF3A73D" w14:textId="66E2A54A" w:rsidR="008C3394" w:rsidRPr="00C16E36" w:rsidRDefault="008C3394" w:rsidP="002F3945">
      <w:ins w:id="145" w:author="Corentin Ponton" w:date="2016-08-03T12:31:00Z">
        <w:r>
          <w:t xml:space="preserve">It may be </w:t>
        </w:r>
      </w:ins>
      <w:ins w:id="146" w:author="Corentin Ponton" w:date="2016-08-04T11:57:00Z">
        <w:r w:rsidR="008F50A5">
          <w:t xml:space="preserve">also </w:t>
        </w:r>
      </w:ins>
      <w:ins w:id="147" w:author="Corentin Ponton" w:date="2016-08-03T12:31:00Z">
        <w:r>
          <w:t xml:space="preserve">appropriate to </w:t>
        </w:r>
      </w:ins>
      <w:ins w:id="148" w:author="Corentin Ponton" w:date="2016-08-04T11:47:00Z">
        <w:r w:rsidR="004C1D71">
          <w:t>extend the classification to the wh</w:t>
        </w:r>
      </w:ins>
      <w:ins w:id="149" w:author="Corentin Ponton" w:date="2016-08-04T11:48:00Z">
        <w:r w:rsidR="004C1D71">
          <w:t>o</w:t>
        </w:r>
      </w:ins>
      <w:ins w:id="150" w:author="Corentin Ponton" w:date="2016-08-04T11:47:00Z">
        <w:r w:rsidR="004C1D71">
          <w:t>le database in order to know if</w:t>
        </w:r>
      </w:ins>
      <w:ins w:id="151" w:author="Corentin Ponton" w:date="2016-08-04T11:48:00Z">
        <w:r w:rsidR="004C1D71">
          <w:t xml:space="preserve"> </w:t>
        </w:r>
      </w:ins>
      <w:ins w:id="152" w:author="Corentin Ponton" w:date="2016-08-04T11:49:00Z">
        <w:r w:rsidR="004C1D71">
          <w:t xml:space="preserve">the increase in trade of </w:t>
        </w:r>
      </w:ins>
      <w:ins w:id="153" w:author="Corentin Ponton" w:date="2016-08-04T11:50:00Z">
        <w:r w:rsidR="004C1D71">
          <w:t>products impacted by the treaty</w:t>
        </w:r>
      </w:ins>
      <w:ins w:id="154" w:author="Corentin Ponton" w:date="2016-08-04T11:51:00Z">
        <w:r w:rsidR="004C1D71">
          <w:t xml:space="preserve"> is due to the reduction of the tariffs or </w:t>
        </w:r>
      </w:ins>
      <w:ins w:id="155" w:author="Corentin Ponton" w:date="2016-08-04T11:53:00Z">
        <w:r w:rsidR="008F50A5">
          <w:t xml:space="preserve">only to an increase in international trade </w:t>
        </w:r>
      </w:ins>
      <w:ins w:id="156" w:author="Corentin Ponton" w:date="2016-08-04T11:55:00Z">
        <w:r w:rsidR="008F50A5">
          <w:t xml:space="preserve">which does not reflect an impact of the Eden agreement. </w:t>
        </w:r>
      </w:ins>
    </w:p>
    <w:p w14:paraId="134D8C3C" w14:textId="77777777" w:rsidR="002F3945" w:rsidRDefault="002F3945" w:rsidP="002F3945"/>
    <w:p w14:paraId="210987CE" w14:textId="5A9AB4F9" w:rsidR="002F3945" w:rsidRDefault="00F307A7" w:rsidP="002F3945">
      <w:pPr>
        <w:pStyle w:val="Pardeliste"/>
        <w:numPr>
          <w:ilvl w:val="0"/>
          <w:numId w:val="2"/>
        </w:numPr>
      </w:pPr>
      <w:r>
        <w:lastRenderedPageBreak/>
        <w:t>Units of measurement</w:t>
      </w:r>
    </w:p>
    <w:p w14:paraId="05ABB18C" w14:textId="391F889A" w:rsidR="002F3945" w:rsidRDefault="002F3945" w:rsidP="002F3945">
      <w:r>
        <w:t xml:space="preserve">One of the biggest issues in the data was </w:t>
      </w:r>
      <w:r w:rsidR="00E313FB">
        <w:t xml:space="preserve">the </w:t>
      </w:r>
      <w:r>
        <w:t xml:space="preserve">standardization of the units of measurement. The quantity unit used in the archives depends on </w:t>
      </w:r>
      <w:r w:rsidR="00F73B32">
        <w:t xml:space="preserve">the </w:t>
      </w:r>
      <w:r>
        <w:t>year,</w:t>
      </w:r>
      <w:r w:rsidR="00F73B32">
        <w:t xml:space="preserve"> the</w:t>
      </w:r>
      <w:r>
        <w:t xml:space="preserve"> nature of </w:t>
      </w:r>
      <w:r w:rsidR="00F73B32">
        <w:t xml:space="preserve">the </w:t>
      </w:r>
      <w:r>
        <w:t xml:space="preserve">good and the region. But we need to work with a same unit for each category of the classification. In order to deal with this problem, I used and modified a script which converts </w:t>
      </w:r>
      <w:r w:rsidR="00E313FB">
        <w:t xml:space="preserve">these </w:t>
      </w:r>
      <w:r>
        <w:t xml:space="preserve">units in metric units (kilograms, </w:t>
      </w:r>
      <w:r w:rsidR="00E313FB">
        <w:t>liters</w:t>
      </w:r>
      <w:r>
        <w:t xml:space="preserve">, </w:t>
      </w:r>
      <w:r w:rsidR="00E313FB">
        <w:t>centimeters</w:t>
      </w:r>
      <w:r>
        <w:t xml:space="preserve">). </w:t>
      </w:r>
    </w:p>
    <w:p w14:paraId="26C6F4D1" w14:textId="3E74BAB8" w:rsidR="002F3945" w:rsidRDefault="002F3945" w:rsidP="002F3945">
      <w:r>
        <w:t xml:space="preserve">After the execution of the script, there are still problems with some flows without any quantity recorded. </w:t>
      </w:r>
      <w:ins w:id="157" w:author="Utilisateur de Microsoft Office" w:date="2016-07-31T21:14:00Z">
        <w:r w:rsidR="00E30109" w:rsidRPr="00E30109">
          <w:rPr>
            <w:lang w:val="en-GB"/>
            <w:rPrChange w:id="158" w:author="Utilisateur de Microsoft Office" w:date="2016-07-31T21:14:00Z">
              <w:rPr>
                <w:lang w:val="fr-FR"/>
              </w:rPr>
            </w:rPrChange>
          </w:rPr>
          <w:t>If we do not want to lose any information</w:t>
        </w:r>
      </w:ins>
      <w:del w:id="159" w:author="Utilisateur de Microsoft Office" w:date="2016-07-31T21:14:00Z">
        <w:r w:rsidDel="00E30109">
          <w:delText>To not lose any information</w:delText>
        </w:r>
      </w:del>
      <w:r>
        <w:t xml:space="preserve">, </w:t>
      </w:r>
      <w:del w:id="160" w:author="Utilisateur de Microsoft Office" w:date="2016-07-31T21:15:00Z">
        <w:r w:rsidDel="00E30109">
          <w:delText xml:space="preserve">I tried </w:delText>
        </w:r>
      </w:del>
      <w:ins w:id="161" w:author="Utilisateur de Microsoft Office" w:date="2016-07-31T21:15:00Z">
        <w:r w:rsidR="00E30109">
          <w:t xml:space="preserve">it was necessary </w:t>
        </w:r>
      </w:ins>
      <w:r>
        <w:t xml:space="preserve">to predict the quantity of this flows thanks to the nature of the good, his value and the year of the exchange. This regression is similar to the “repeated sales” process. </w:t>
      </w:r>
      <w:r w:rsidRPr="00247B4F">
        <w:t xml:space="preserve">I created two set of dummies, </w:t>
      </w:r>
      <w:r>
        <w:t>year</w:t>
      </w:r>
      <w:r w:rsidRPr="00247B4F">
        <w:t xml:space="preserve"> (t) and </w:t>
      </w:r>
      <w:r>
        <w:t>merchandise_simplification</w:t>
      </w:r>
      <w:r w:rsidR="00F73B32">
        <w:t xml:space="preserve"> </w:t>
      </w:r>
      <w:r w:rsidR="00F73B32" w:rsidRPr="00247B4F">
        <w:t>(i)</w:t>
      </w:r>
      <w:r w:rsidRPr="00247B4F">
        <w:t xml:space="preserve"> </w:t>
      </w:r>
      <w:r>
        <w:t>(category of good in the “revised simplification classification”</w:t>
      </w:r>
      <w:r w:rsidR="00F73B32">
        <w:t>)</w:t>
      </w:r>
      <w:r w:rsidRPr="00247B4F">
        <w:t xml:space="preserve">, and took </w:t>
      </w:r>
      <w:r>
        <w:t>an</w:t>
      </w:r>
      <w:r w:rsidRPr="00247B4F">
        <w:t xml:space="preserve"> </w:t>
      </w:r>
      <w:r>
        <w:t>inverse price</w:t>
      </w:r>
      <w:r w:rsidRPr="00247B4F">
        <w:t xml:space="preserve"> in order to run the following linear regression</w:t>
      </w:r>
      <w:r>
        <w:t xml:space="preserve"> (1):</w:t>
      </w:r>
    </w:p>
    <w:p w14:paraId="39AACF2B" w14:textId="77777777" w:rsidR="002F3945" w:rsidRDefault="002F3945" w:rsidP="002F3945"/>
    <w:p w14:paraId="68DA64E8" w14:textId="77777777" w:rsidR="002F3945" w:rsidRPr="00247B4F" w:rsidRDefault="00C6265D" w:rsidP="002F3945">
      <w:pPr>
        <w:pStyle w:val="Sansinterligne"/>
        <w:spacing w:line="360" w:lineRule="auto"/>
        <w:jc w:val="center"/>
        <w:rPr>
          <w:rFonts w:ascii="Times New Roman" w:eastAsiaTheme="minorEastAsia" w:hAnsi="Times New Roman" w:cs="Times New Roman"/>
          <w:lang w:val="en-US"/>
        </w:rPr>
      </w:pPr>
      <m:oMath>
        <m:func>
          <m:funcPr>
            <m:ctrlPr>
              <w:rPr>
                <w:rFonts w:ascii="Cambria Math" w:hAnsi="Cambria Math" w:cs="Times New Roman"/>
                <w:i/>
                <w:lang w:val="en-US"/>
              </w:rPr>
            </m:ctrlPr>
          </m:funcPr>
          <m:fName>
            <m:r>
              <m:rPr>
                <m:sty m:val="p"/>
              </m:rPr>
              <w:rPr>
                <w:rFonts w:ascii="Cambria Math" w:hAnsi="Cambria Math" w:cs="Times New Roman"/>
                <w:lang w:val="en-US"/>
              </w:rPr>
              <m:t>log</m:t>
            </m:r>
          </m:fName>
          <m:e>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Quantity</m:t>
                        </m:r>
                      </m:e>
                      <m:sub>
                        <m:r>
                          <w:rPr>
                            <w:rFonts w:ascii="Cambria Math" w:hAnsi="Cambria Math" w:cs="Times New Roman"/>
                            <w:lang w:val="en-US"/>
                          </w:rPr>
                          <m:t>z,  t</m:t>
                        </m:r>
                      </m:sub>
                    </m:sSub>
                  </m:num>
                  <m:den>
                    <m:sSub>
                      <m:sSubPr>
                        <m:ctrlPr>
                          <w:rPr>
                            <w:rFonts w:ascii="Cambria Math" w:hAnsi="Cambria Math" w:cs="Times New Roman"/>
                            <w:i/>
                            <w:lang w:val="en-US"/>
                          </w:rPr>
                        </m:ctrlPr>
                      </m:sSubPr>
                      <m:e>
                        <m:r>
                          <w:rPr>
                            <w:rFonts w:ascii="Cambria Math" w:hAnsi="Cambria Math" w:cs="Times New Roman"/>
                            <w:lang w:val="en-US"/>
                          </w:rPr>
                          <m:t>Value</m:t>
                        </m:r>
                      </m:e>
                      <m:sub>
                        <m:r>
                          <w:rPr>
                            <w:rFonts w:ascii="Cambria Math" w:hAnsi="Cambria Math" w:cs="Times New Roman"/>
                            <w:lang w:val="en-US"/>
                          </w:rPr>
                          <m:t>z, t</m:t>
                        </m:r>
                      </m:sub>
                    </m:sSub>
                  </m:den>
                </m:f>
              </m:e>
            </m:d>
          </m:e>
        </m:func>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1</m:t>
            </m:r>
          </m:sub>
        </m:sSub>
        <m:sSub>
          <m:sSubPr>
            <m:ctrlPr>
              <w:rPr>
                <w:rFonts w:ascii="Cambria Math" w:hAnsi="Cambria Math" w:cs="Times New Roman"/>
                <w:i/>
                <w:lang w:val="en-US"/>
              </w:rPr>
            </m:ctrlPr>
          </m:sSubPr>
          <m:e>
            <m:r>
              <w:rPr>
                <w:rFonts w:ascii="Cambria Math" w:hAnsi="Cambria Math" w:cs="Times New Roman"/>
                <w:lang w:val="en-US"/>
              </w:rPr>
              <m:t>year</m:t>
            </m:r>
          </m:e>
          <m:sub>
            <m:r>
              <w:rPr>
                <w:rFonts w:ascii="Cambria Math" w:hAnsi="Cambria Math" w:cs="Times New Roman"/>
                <w:lang w:val="en-US"/>
              </w:rPr>
              <m:t>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β</m:t>
            </m:r>
          </m:e>
          <m:sub>
            <m:r>
              <w:rPr>
                <w:rFonts w:ascii="Cambria Math" w:hAnsi="Cambria Math" w:cs="Times New Roman"/>
                <w:lang w:val="en-US"/>
              </w:rPr>
              <m:t>2</m:t>
            </m:r>
          </m:sub>
        </m:sSub>
        <m:sSub>
          <m:sSubPr>
            <m:ctrlPr>
              <w:rPr>
                <w:rFonts w:ascii="Cambria Math" w:hAnsi="Cambria Math" w:cs="Times New Roman"/>
                <w:i/>
                <w:lang w:val="en-US"/>
              </w:rPr>
            </m:ctrlPr>
          </m:sSubPr>
          <m:e>
            <m:r>
              <m:rPr>
                <m:sty m:val="p"/>
              </m:rPr>
              <w:rPr>
                <w:rFonts w:ascii="Cambria Math" w:hAnsi="Cambria Math"/>
                <w:lang w:val="en-US"/>
              </w:rPr>
              <m:t>marchandise_simplification</m:t>
            </m:r>
            <m:r>
              <m:rPr>
                <m:sty m:val="p"/>
              </m:rPr>
              <w:rPr>
                <w:rFonts w:ascii="Cambria Math" w:hAnsi="Cambria Math" w:cs="Times New Roman"/>
                <w:lang w:val="en-US"/>
              </w:rPr>
              <m:t xml:space="preserve"> </m:t>
            </m:r>
          </m:e>
          <m:sub>
            <m:r>
              <w:rPr>
                <w:rFonts w:ascii="Cambria Math" w:hAnsi="Cambria Math" w:cs="Times New Roman"/>
                <w:lang w:val="en-US"/>
              </w:rPr>
              <m:t>z</m:t>
            </m:r>
          </m:sub>
        </m:sSub>
      </m:oMath>
      <w:r w:rsidR="002F3945">
        <w:rPr>
          <w:rFonts w:ascii="Times New Roman" w:eastAsiaTheme="minorEastAsia" w:hAnsi="Times New Roman" w:cs="Times New Roman"/>
          <w:lang w:val="en-US"/>
        </w:rPr>
        <w:t xml:space="preserve">                     (1)</w:t>
      </w:r>
    </w:p>
    <w:p w14:paraId="1D5E12A4" w14:textId="77777777" w:rsidR="002F3945" w:rsidRDefault="002F3945" w:rsidP="002F3945"/>
    <w:p w14:paraId="3CFDE8CF" w14:textId="4F23DF63" w:rsidR="002F3945" w:rsidRDefault="002F3945" w:rsidP="002F3945">
      <w:r>
        <w:t>The resulting regression allows to predict the quantity for flow</w:t>
      </w:r>
      <w:r w:rsidR="00F73B32">
        <w:t>s</w:t>
      </w:r>
      <w:r>
        <w:t xml:space="preserve"> without this information, thanks to the following equation (2): </w:t>
      </w:r>
    </w:p>
    <w:p w14:paraId="73D90EC2" w14:textId="4A8FDAFD" w:rsidR="002F3945" w:rsidRDefault="00C6265D" w:rsidP="002F3945">
      <w:pPr>
        <w:jc w:val="center"/>
        <w:rPr>
          <w:rFonts w:eastAsiaTheme="minorEastAsia"/>
        </w:rPr>
      </w:pPr>
      <m:oMath>
        <m:sSub>
          <m:sSubPr>
            <m:ctrlPr>
              <w:ins w:id="162" w:author="Utilisateur de Microsoft Office" w:date="2016-07-31T21:15:00Z">
                <w:rPr>
                  <w:rFonts w:ascii="Cambria Math" w:hAnsi="Cambria Math"/>
                  <w:i/>
                </w:rPr>
              </w:ins>
            </m:ctrlPr>
          </m:sSubPr>
          <m:e>
            <w:ins w:id="163" w:author="Utilisateur de Microsoft Office" w:date="2016-07-31T21:15:00Z">
              <m:r>
                <w:rPr>
                  <w:rFonts w:ascii="Cambria Math" w:hAnsi="Cambria Math"/>
                </w:rPr>
                <m:t>Quantity</m:t>
              </m:r>
            </w:ins>
          </m:e>
          <m:sub>
            <w:ins w:id="164" w:author="Utilisateur de Microsoft Office" w:date="2016-07-31T21:17:00Z">
              <m:r>
                <w:rPr>
                  <w:rFonts w:ascii="Cambria Math" w:hAnsi="Cambria Math"/>
                </w:rPr>
                <m:t>(</m:t>
              </m:r>
            </w:ins>
            <w:ins w:id="165" w:author="Utilisateur de Microsoft Office" w:date="2016-07-31T21:16:00Z">
              <m:r>
                <w:rPr>
                  <w:rFonts w:ascii="Cambria Math" w:hAnsi="Cambria Math"/>
                </w:rPr>
                <m:t>Predicted</m:t>
              </m:r>
            </w:ins>
            <w:ins w:id="166" w:author="Utilisateur de Microsoft Office" w:date="2016-07-31T21:17:00Z">
              <m:r>
                <w:rPr>
                  <w:rFonts w:ascii="Cambria Math" w:hAnsi="Cambria Math"/>
                </w:rPr>
                <m:t>)</m:t>
              </m:r>
            </w:ins>
            <w:ins w:id="167" w:author="Utilisateur de Microsoft Office" w:date="2016-07-31T21:16:00Z">
              <m:r>
                <w:rPr>
                  <w:rFonts w:ascii="Cambria Math" w:hAnsi="Cambria Math"/>
                </w:rPr>
                <m:t xml:space="preserve"> z,t</m:t>
              </m:r>
            </w:ins>
          </m:sub>
        </m:sSub>
        <w:del w:id="168" w:author="Utilisateur de Microsoft Office" w:date="2016-07-31T21:15:00Z">
          <m:r>
            <w:rPr>
              <w:rFonts w:ascii="Cambria Math" w:hAnsi="Cambria Math"/>
            </w:rPr>
            <m:t>Quantity</m:t>
          </m:r>
        </w:del>
        <m:r>
          <w:rPr>
            <w:rFonts w:ascii="Cambria Math" w:hAnsi="Cambria Math"/>
          </w:rPr>
          <m:t xml:space="preserve">= </m:t>
        </m:r>
        <m:sSup>
          <m:sSupPr>
            <m:ctrlPr>
              <w:rPr>
                <w:rFonts w:ascii="Cambria Math" w:hAnsi="Cambria Math"/>
                <w:i/>
              </w:rPr>
            </m:ctrlPr>
          </m:sSupPr>
          <m:e>
            <m:r>
              <w:rPr>
                <w:rFonts w:ascii="Cambria Math" w:hAnsi="Cambria Math"/>
              </w:rPr>
              <m:t>Value × e</m:t>
            </m:r>
          </m:e>
          <m:sup>
            <w:ins w:id="169" w:author="Utilisateur de Microsoft Office" w:date="2016-07-31T21:17:00Z">
              <m:r>
                <w:rPr>
                  <w:rFonts w:ascii="Cambria Math" w:hAnsi="Cambria Math"/>
                </w:rPr>
                <m:t xml:space="preserve">( </m:t>
              </m:r>
            </w:ins>
            <m:sSub>
              <m:sSubPr>
                <m:ctrlPr>
                  <w:ins w:id="170" w:author="Utilisateur de Microsoft Office" w:date="2016-07-31T21:26:00Z">
                    <w:rPr>
                      <w:rFonts w:ascii="Cambria Math" w:hAnsi="Cambria Math"/>
                      <w:i/>
                    </w:rPr>
                  </w:ins>
                </m:ctrlPr>
              </m:sSubPr>
              <m:e>
                <m:acc>
                  <m:accPr>
                    <m:ctrlPr>
                      <w:ins w:id="171" w:author="Utilisateur de Microsoft Office" w:date="2016-07-31T21:27:00Z">
                        <w:rPr>
                          <w:rFonts w:ascii="Cambria Math" w:hAnsi="Cambria Math"/>
                          <w:i/>
                        </w:rPr>
                      </w:ins>
                    </m:ctrlPr>
                  </m:accPr>
                  <m:e>
                    <w:ins w:id="172" w:author="Utilisateur de Microsoft Office" w:date="2016-07-31T21:27:00Z">
                      <m:r>
                        <w:rPr>
                          <w:rFonts w:ascii="Cambria Math" w:hAnsi="Cambria Math"/>
                          <w:i/>
                        </w:rPr>
                        <w:sym w:font="Symbol" w:char="F062"/>
                      </m:r>
                    </w:ins>
                  </m:e>
                </m:acc>
              </m:e>
              <m:sub>
                <w:ins w:id="173" w:author="Utilisateur de Microsoft Office" w:date="2016-07-31T21:26:00Z">
                  <m:r>
                    <w:rPr>
                      <w:rFonts w:ascii="Cambria Math" w:hAnsi="Cambria Math"/>
                    </w:rPr>
                    <m:t>0</m:t>
                  </m:r>
                </w:ins>
              </m:sub>
            </m:sSub>
            <w:ins w:id="174" w:author="Utilisateur de Microsoft Office" w:date="2016-07-31T21:17:00Z">
              <m:r>
                <w:rPr>
                  <w:rFonts w:ascii="Cambria Math" w:hAnsi="Cambria Math"/>
                </w:rPr>
                <m:t>+</m:t>
              </m:r>
            </w:ins>
            <m:sSub>
              <m:sSubPr>
                <m:ctrlPr>
                  <w:ins w:id="175" w:author="Utilisateur de Microsoft Office" w:date="2016-07-31T21:17:00Z">
                    <w:rPr>
                      <w:rFonts w:ascii="Cambria Math" w:hAnsi="Cambria Math"/>
                      <w:i/>
                    </w:rPr>
                  </w:ins>
                </m:ctrlPr>
              </m:sSubPr>
              <m:e>
                <m:acc>
                  <m:accPr>
                    <m:ctrlPr>
                      <w:ins w:id="176" w:author="Utilisateur de Microsoft Office" w:date="2016-07-31T21:28:00Z">
                        <w:rPr>
                          <w:rFonts w:ascii="Cambria Math" w:hAnsi="Cambria Math"/>
                          <w:i/>
                        </w:rPr>
                      </w:ins>
                    </m:ctrlPr>
                  </m:accPr>
                  <m:e>
                    <w:ins w:id="177" w:author="Utilisateur de Microsoft Office" w:date="2016-07-31T21:28:00Z">
                      <m:r>
                        <w:rPr>
                          <w:rFonts w:ascii="Cambria Math" w:hAnsi="Cambria Math"/>
                        </w:rPr>
                        <m:t>β</m:t>
                      </m:r>
                    </w:ins>
                  </m:e>
                </m:acc>
              </m:e>
              <m:sub>
                <w:ins w:id="178" w:author="Utilisateur de Microsoft Office" w:date="2016-07-31T21:17:00Z">
                  <m:r>
                    <w:rPr>
                      <w:rFonts w:ascii="Cambria Math" w:hAnsi="Cambria Math"/>
                    </w:rPr>
                    <m:t>1</m:t>
                  </m:r>
                </w:ins>
              </m:sub>
            </m:sSub>
            <m:sSub>
              <m:sSubPr>
                <m:ctrlPr>
                  <w:ins w:id="179" w:author="Utilisateur de Microsoft Office" w:date="2016-07-31T21:17:00Z">
                    <w:rPr>
                      <w:rFonts w:ascii="Cambria Math" w:hAnsi="Cambria Math"/>
                      <w:i/>
                    </w:rPr>
                  </w:ins>
                </m:ctrlPr>
              </m:sSubPr>
              <m:e>
                <w:ins w:id="180" w:author="Utilisateur de Microsoft Office" w:date="2016-07-31T21:17:00Z">
                  <m:r>
                    <w:rPr>
                      <w:rFonts w:ascii="Cambria Math" w:hAnsi="Cambria Math"/>
                    </w:rPr>
                    <m:t>year</m:t>
                  </m:r>
                </w:ins>
              </m:e>
              <m:sub>
                <w:ins w:id="181" w:author="Utilisateur de Microsoft Office" w:date="2016-07-31T21:17:00Z">
                  <m:r>
                    <w:rPr>
                      <w:rFonts w:ascii="Cambria Math" w:hAnsi="Cambria Math"/>
                    </w:rPr>
                    <m:t>t</m:t>
                  </m:r>
                </w:ins>
              </m:sub>
            </m:sSub>
            <w:ins w:id="182" w:author="Utilisateur de Microsoft Office" w:date="2016-07-31T21:17:00Z">
              <m:r>
                <w:rPr>
                  <w:rFonts w:ascii="Cambria Math" w:hAnsi="Cambria Math"/>
                </w:rPr>
                <m:t>+</m:t>
              </m:r>
            </w:ins>
            <m:sSub>
              <m:sSubPr>
                <m:ctrlPr>
                  <w:ins w:id="183" w:author="Utilisateur de Microsoft Office" w:date="2016-07-31T21:17:00Z">
                    <w:rPr>
                      <w:rFonts w:ascii="Cambria Math" w:hAnsi="Cambria Math"/>
                      <w:i/>
                    </w:rPr>
                  </w:ins>
                </m:ctrlPr>
              </m:sSubPr>
              <m:e>
                <m:acc>
                  <m:accPr>
                    <m:ctrlPr>
                      <w:ins w:id="184" w:author="Utilisateur de Microsoft Office" w:date="2016-07-31T21:28:00Z">
                        <w:rPr>
                          <w:rFonts w:ascii="Cambria Math" w:hAnsi="Cambria Math"/>
                          <w:i/>
                        </w:rPr>
                      </w:ins>
                    </m:ctrlPr>
                  </m:accPr>
                  <m:e>
                    <w:ins w:id="185" w:author="Utilisateur de Microsoft Office" w:date="2016-07-31T21:28:00Z">
                      <m:r>
                        <w:rPr>
                          <w:rFonts w:ascii="Cambria Math" w:hAnsi="Cambria Math"/>
                        </w:rPr>
                        <m:t>β</m:t>
                      </m:r>
                    </w:ins>
                  </m:e>
                </m:acc>
              </m:e>
              <m:sub>
                <w:ins w:id="186" w:author="Utilisateur de Microsoft Office" w:date="2016-07-31T21:17:00Z">
                  <m:r>
                    <w:rPr>
                      <w:rFonts w:ascii="Cambria Math" w:hAnsi="Cambria Math"/>
                    </w:rPr>
                    <m:t>2</m:t>
                  </m:r>
                </w:ins>
              </m:sub>
            </m:sSub>
            <m:sSub>
              <m:sSubPr>
                <m:ctrlPr>
                  <w:ins w:id="187" w:author="Utilisateur de Microsoft Office" w:date="2016-07-31T21:17:00Z">
                    <w:rPr>
                      <w:rFonts w:ascii="Cambria Math" w:hAnsi="Cambria Math"/>
                      <w:i/>
                    </w:rPr>
                  </w:ins>
                </m:ctrlPr>
              </m:sSubPr>
              <m:e>
                <w:ins w:id="188" w:author="Utilisateur de Microsoft Office" w:date="2016-07-31T21:18:00Z">
                  <m:r>
                    <m:rPr>
                      <m:sty m:val="p"/>
                    </m:rPr>
                    <w:rPr>
                      <w:rFonts w:ascii="Cambria Math" w:hAnsi="Cambria Math"/>
                    </w:rPr>
                    <m:t>marchandise_simplification</m:t>
                  </m:r>
                </w:ins>
              </m:e>
              <m:sub>
                <w:ins w:id="189" w:author="Utilisateur de Microsoft Office" w:date="2016-07-31T21:18:00Z">
                  <m:r>
                    <w:rPr>
                      <w:rFonts w:ascii="Cambria Math" w:hAnsi="Cambria Math"/>
                    </w:rPr>
                    <m:t>z</m:t>
                  </m:r>
                </w:ins>
              </m:sub>
            </m:sSub>
            <w:ins w:id="190" w:author="Utilisateur de Microsoft Office" w:date="2016-07-31T21:17:00Z">
              <m:r>
                <w:rPr>
                  <w:rFonts w:ascii="Cambria Math" w:hAnsi="Cambria Math"/>
                </w:rPr>
                <m:t xml:space="preserve"> )</m:t>
              </m:r>
            </w:ins>
            <w:del w:id="191" w:author="Utilisateur de Microsoft Office" w:date="2016-07-31T21:17:00Z">
              <m:r>
                <w:rPr>
                  <w:rFonts w:ascii="Cambria Math" w:hAnsi="Cambria Math"/>
                </w:rPr>
                <m:t>Predict (</m:t>
              </m:r>
            </w:del>
            <m:func>
              <m:funcPr>
                <m:ctrlPr>
                  <w:del w:id="192" w:author="Utilisateur de Microsoft Office" w:date="2016-07-31T21:17:00Z">
                    <w:rPr>
                      <w:rFonts w:ascii="Cambria Math" w:hAnsi="Cambria Math"/>
                      <w:i/>
                    </w:rPr>
                  </w:del>
                </m:ctrlPr>
              </m:funcPr>
              <m:fName>
                <w:del w:id="193" w:author="Utilisateur de Microsoft Office" w:date="2016-07-31T21:17:00Z">
                  <m:r>
                    <m:rPr>
                      <m:sty m:val="p"/>
                    </m:rPr>
                    <w:rPr>
                      <w:rFonts w:ascii="Cambria Math" w:hAnsi="Cambria Math"/>
                    </w:rPr>
                    <m:t>log</m:t>
                  </m:r>
                </w:del>
              </m:fName>
              <m:e>
                <m:d>
                  <m:dPr>
                    <m:ctrlPr>
                      <w:del w:id="194" w:author="Utilisateur de Microsoft Office" w:date="2016-07-31T21:17:00Z">
                        <w:rPr>
                          <w:rFonts w:ascii="Cambria Math" w:hAnsi="Cambria Math"/>
                          <w:i/>
                        </w:rPr>
                      </w:del>
                    </m:ctrlPr>
                  </m:dPr>
                  <m:e>
                    <m:f>
                      <m:fPr>
                        <m:ctrlPr>
                          <w:del w:id="195" w:author="Utilisateur de Microsoft Office" w:date="2016-07-31T21:17:00Z">
                            <w:rPr>
                              <w:rFonts w:ascii="Cambria Math" w:hAnsi="Cambria Math"/>
                              <w:i/>
                            </w:rPr>
                          </w:del>
                        </m:ctrlPr>
                      </m:fPr>
                      <m:num>
                        <w:del w:id="196" w:author="Utilisateur de Microsoft Office" w:date="2016-07-31T21:17:00Z">
                          <m:r>
                            <w:rPr>
                              <w:rFonts w:ascii="Cambria Math" w:hAnsi="Cambria Math"/>
                            </w:rPr>
                            <m:t>Quantity</m:t>
                          </m:r>
                        </w:del>
                      </m:num>
                      <m:den>
                        <w:del w:id="197" w:author="Utilisateur de Microsoft Office" w:date="2016-07-31T21:17:00Z">
                          <m:r>
                            <w:rPr>
                              <w:rFonts w:ascii="Cambria Math" w:hAnsi="Cambria Math"/>
                            </w:rPr>
                            <m:t>Value</m:t>
                          </m:r>
                        </w:del>
                      </m:den>
                    </m:f>
                  </m:e>
                </m:d>
                <w:del w:id="198" w:author="Utilisateur de Microsoft Office" w:date="2016-07-31T21:17:00Z">
                  <m:r>
                    <w:rPr>
                      <w:rFonts w:ascii="Cambria Math" w:hAnsi="Cambria Math"/>
                    </w:rPr>
                    <m:t>)</m:t>
                  </m:r>
                </w:del>
              </m:e>
            </m:func>
          </m:sup>
        </m:sSup>
        <w:ins w:id="199" w:author="Utilisateur de Microsoft Office" w:date="2016-07-31T21:17:00Z">
          <m:r>
            <w:rPr>
              <w:rFonts w:ascii="Cambria Math" w:hAnsi="Cambria Math"/>
            </w:rPr>
            <m:t xml:space="preserve"> </m:t>
          </m:r>
        </w:ins>
      </m:oMath>
      <w:r w:rsidR="002F3945">
        <w:rPr>
          <w:rFonts w:eastAsiaTheme="minorEastAsia"/>
        </w:rPr>
        <w:t xml:space="preserve">                   (2)</w:t>
      </w:r>
    </w:p>
    <w:p w14:paraId="69182634" w14:textId="77777777" w:rsidR="002F3945" w:rsidRDefault="002F3945" w:rsidP="002F3945">
      <w:pPr>
        <w:rPr>
          <w:rFonts w:eastAsiaTheme="minorEastAsia"/>
        </w:rPr>
      </w:pPr>
    </w:p>
    <w:p w14:paraId="5E7E914D" w14:textId="77777777" w:rsidR="002F3945" w:rsidRDefault="002F3945" w:rsidP="002F3945">
      <w:r>
        <w:t>I used specifically this method for wines to compare my data with the ones of F. Crouzet as we will see in the next section. But the regression seems to be robust (</w:t>
      </w:r>
      <w:r>
        <w:fldChar w:fldCharType="begin"/>
      </w:r>
      <w:r>
        <w:instrText xml:space="preserve"> REF _Ref457334842 \h </w:instrText>
      </w:r>
      <w:r>
        <w:fldChar w:fldCharType="separate"/>
      </w:r>
      <w:r w:rsidR="00C6265D">
        <w:t xml:space="preserve">Figure </w:t>
      </w:r>
      <w:r w:rsidR="00C6265D">
        <w:rPr>
          <w:noProof/>
        </w:rPr>
        <w:t>4</w:t>
      </w:r>
      <w:r>
        <w:fldChar w:fldCharType="end"/>
      </w:r>
      <w:r>
        <w:t>) and all coefficients are significant.</w:t>
      </w:r>
    </w:p>
    <w:p w14:paraId="38990CD7" w14:textId="77777777" w:rsidR="002F3945" w:rsidRDefault="002F3945" w:rsidP="002F3945"/>
    <w:p w14:paraId="628E7416" w14:textId="77777777" w:rsidR="002F3945" w:rsidRDefault="002F3945" w:rsidP="002F3945">
      <w:pPr>
        <w:pStyle w:val="Lgende"/>
        <w:keepNext/>
        <w:jc w:val="center"/>
      </w:pPr>
      <w:bookmarkStart w:id="200" w:name="_Ref457334842"/>
      <w:r>
        <w:t xml:space="preserve">Figure </w:t>
      </w:r>
      <w:r>
        <w:fldChar w:fldCharType="begin"/>
      </w:r>
      <w:r>
        <w:instrText xml:space="preserve"> SEQ Figure \* ARABIC </w:instrText>
      </w:r>
      <w:r>
        <w:fldChar w:fldCharType="separate"/>
      </w:r>
      <w:r w:rsidR="00C6265D">
        <w:rPr>
          <w:noProof/>
        </w:rPr>
        <w:t>4</w:t>
      </w:r>
      <w:r>
        <w:rPr>
          <w:noProof/>
        </w:rPr>
        <w:fldChar w:fldCharType="end"/>
      </w:r>
      <w:bookmarkEnd w:id="200"/>
      <w:r>
        <w:t>: Regression (1) for Wines</w:t>
      </w:r>
    </w:p>
    <w:p w14:paraId="0E0863FC" w14:textId="77777777" w:rsidR="002F3945" w:rsidRDefault="002F3945" w:rsidP="002F3945">
      <w:pPr>
        <w:jc w:val="center"/>
      </w:pPr>
      <w:r>
        <w:rPr>
          <w:noProof/>
          <w:lang w:val="fr-FR" w:eastAsia="fr-FR"/>
        </w:rPr>
        <w:drawing>
          <wp:inline distT="0" distB="0" distL="0" distR="0" wp14:anchorId="622E5953" wp14:editId="2725C009">
            <wp:extent cx="4881336" cy="1152515"/>
            <wp:effectExtent l="0" t="0" r="0" b="0"/>
            <wp:docPr id="5" name="Image 5" descr="../../../../Desktop/Capture%20d’écran%202016-07-26%20à%2015.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e%20d’écran%202016-07-26%20à%2015.51.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0534" cy="1159409"/>
                    </a:xfrm>
                    <a:prstGeom prst="rect">
                      <a:avLst/>
                    </a:prstGeom>
                    <a:noFill/>
                    <a:ln>
                      <a:noFill/>
                    </a:ln>
                  </pic:spPr>
                </pic:pic>
              </a:graphicData>
            </a:graphic>
          </wp:inline>
        </w:drawing>
      </w:r>
    </w:p>
    <w:p w14:paraId="72F074EA" w14:textId="77777777" w:rsidR="002F3945" w:rsidRDefault="002F3945" w:rsidP="002F3945">
      <w:pPr>
        <w:jc w:val="center"/>
      </w:pPr>
    </w:p>
    <w:p w14:paraId="0DC221F5" w14:textId="267B75EB" w:rsidR="002F3945" w:rsidRDefault="00F307A7" w:rsidP="002F3945">
      <w:pPr>
        <w:pStyle w:val="Pardeliste"/>
        <w:numPr>
          <w:ilvl w:val="0"/>
          <w:numId w:val="2"/>
        </w:numPr>
      </w:pPr>
      <w:r>
        <w:t>“Repeated sales” regression and prices</w:t>
      </w:r>
    </w:p>
    <w:p w14:paraId="6B9D6BAC" w14:textId="637BE743" w:rsidR="002F3945" w:rsidRDefault="002F3945" w:rsidP="002F3945">
      <w:r w:rsidRPr="00AB189B">
        <w:t xml:space="preserve">I also used the “repeated sales” process to </w:t>
      </w:r>
      <w:r w:rsidR="00C50A9D" w:rsidRPr="00AB189B">
        <w:t>analyze</w:t>
      </w:r>
      <w:r w:rsidRPr="00AB189B">
        <w:t xml:space="preserve"> </w:t>
      </w:r>
      <w:r w:rsidR="00C50A9D">
        <w:t>changes in prices</w:t>
      </w:r>
      <w:r w:rsidRPr="00AB189B">
        <w:t>. Indeed, if I want to know if the treaty had an impact on prices, I cannot only use existing flows and compare the mean of prices over year. Indeed, the Treaty could affect prices but also the composition of traded goods into a category (e.g. “Wines of France”)</w:t>
      </w:r>
      <w:r>
        <w:t>. And</w:t>
      </w:r>
      <w:r w:rsidRPr="00AB189B">
        <w:t xml:space="preserve"> if import duties decrease</w:t>
      </w:r>
      <w:r>
        <w:t>,</w:t>
      </w:r>
      <w:r w:rsidRPr="00AB189B">
        <w:t xml:space="preserve"> </w:t>
      </w:r>
      <w:r>
        <w:t>maybe</w:t>
      </w:r>
      <w:r w:rsidRPr="00AB189B">
        <w:t xml:space="preserve"> more low-quality wines</w:t>
      </w:r>
      <w:r>
        <w:t xml:space="preserve"> – with low</w:t>
      </w:r>
      <w:r w:rsidR="00F73B32">
        <w:t>er</w:t>
      </w:r>
      <w:r>
        <w:t xml:space="preserve"> price</w:t>
      </w:r>
      <w:r w:rsidR="00F73B32">
        <w:t>s</w:t>
      </w:r>
      <w:r>
        <w:t xml:space="preserve"> –  </w:t>
      </w:r>
      <w:r w:rsidRPr="00AB189B">
        <w:t>could be export</w:t>
      </w:r>
      <w:r>
        <w:t>ed</w:t>
      </w:r>
      <w:r w:rsidRPr="00AB189B">
        <w:t>. This does not in any way mean that</w:t>
      </w:r>
      <w:r>
        <w:t xml:space="preserve"> prices fall due to the Treaty. </w:t>
      </w:r>
    </w:p>
    <w:p w14:paraId="4E75D74E" w14:textId="77777777" w:rsidR="006604C3" w:rsidRDefault="006604C3" w:rsidP="006604C3">
      <w:pPr>
        <w:rPr>
          <w:ins w:id="201" w:author="Corentin Ponton" w:date="2016-08-04T12:45:00Z"/>
        </w:rPr>
      </w:pPr>
      <w:ins w:id="202" w:author="Corentin Ponton" w:date="2016-08-04T12:45:00Z">
        <w:r>
          <w:t xml:space="preserve">To track the impact of the Treaty on prices, I needed to predict the evolution of the price for each good for a given group of goods (e.g. Wine of Bordeaux, Wine of Nantes, ordinary Wine: for “Wine of </w:t>
        </w:r>
        <w:r>
          <w:lastRenderedPageBreak/>
          <w:t xml:space="preserve">France”), even if a specific good is not sold for a particular year. As said before, I used once again the “repeated sales” process to have a price index for each year. With the regression (1), I obtained a coefficient </w:t>
        </w:r>
        <m:oMath>
          <m:sSub>
            <m:sSubPr>
              <m:ctrlPr>
                <w:rPr>
                  <w:rFonts w:ascii="Cambria Math" w:hAnsi="Cambria Math"/>
                  <w:i/>
                </w:rPr>
              </m:ctrlPr>
            </m:sSubPr>
            <m:e>
              <m:r>
                <w:rPr>
                  <w:rFonts w:ascii="Cambria Math" w:hAnsi="Cambria Math"/>
                </w:rPr>
                <m:t>B</m:t>
              </m:r>
            </m:e>
            <m:sub>
              <m:r>
                <w:rPr>
                  <w:rFonts w:ascii="Cambria Math" w:hAnsi="Cambria Math"/>
                </w:rPr>
                <m:t>1, t</m:t>
              </m:r>
            </m:sub>
          </m:sSub>
        </m:oMath>
        <w:r>
          <w:rPr>
            <w:rFonts w:eastAsiaTheme="minorEastAsia"/>
          </w:rPr>
          <w:t xml:space="preserve"> for each year, then I could estimate the price index thanks to the following equation (3):</w:t>
        </w:r>
      </w:ins>
    </w:p>
    <w:p w14:paraId="19D1B596" w14:textId="77777777" w:rsidR="006604C3" w:rsidRDefault="006604C3" w:rsidP="006604C3">
      <w:pPr>
        <w:jc w:val="center"/>
        <w:rPr>
          <w:ins w:id="203" w:author="Corentin Ponton" w:date="2016-08-04T12:45:00Z"/>
        </w:rPr>
      </w:pPr>
      <w:ins w:id="204" w:author="Corentin Ponton" w:date="2016-08-04T12:45:00Z">
        <m:oMath>
          <m:r>
            <w:rPr>
              <w:rFonts w:ascii="Cambria Math" w:hAnsi="Cambria Math"/>
            </w:rPr>
            <m:t xml:space="preserve">Price </m:t>
          </m:r>
          <m:sSub>
            <m:sSubPr>
              <m:ctrlPr>
                <w:rPr>
                  <w:rFonts w:ascii="Cambria Math" w:hAnsi="Cambria Math"/>
                  <w:i/>
                </w:rPr>
              </m:ctrlPr>
            </m:sSubPr>
            <m:e>
              <m:r>
                <w:rPr>
                  <w:rFonts w:ascii="Cambria Math" w:hAnsi="Cambria Math"/>
                </w:rPr>
                <m:t xml:space="preserve">Index </m:t>
              </m:r>
            </m:e>
            <m:sub>
              <m:d>
                <m:dPr>
                  <m:ctrlPr>
                    <w:rPr>
                      <w:rFonts w:ascii="Cambria Math" w:hAnsi="Cambria Math"/>
                      <w:i/>
                    </w:rPr>
                  </m:ctrlPr>
                </m:dPr>
                <m:e>
                  <m:r>
                    <w:rPr>
                      <w:rFonts w:ascii="Cambria Math" w:hAnsi="Cambria Math"/>
                    </w:rPr>
                    <m:t>predicted</m:t>
                  </m:r>
                </m:e>
              </m:d>
              <m:r>
                <w:rPr>
                  <w:rFonts w:ascii="Cambria Math" w:hAnsi="Cambria Math"/>
                </w:rPr>
                <m:t>, t</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i/>
                        </w:rPr>
                        <w:sym w:font="Symbol" w:char="0062"/>
                      </m:r>
                    </m:e>
                  </m:acc>
                </m:e>
                <m:sub>
                  <m:r>
                    <w:rPr>
                      <w:rFonts w:ascii="Cambria Math" w:hAnsi="Cambria Math"/>
                    </w:rPr>
                    <m:t>1, t</m:t>
                  </m:r>
                </m:sub>
              </m:sSub>
            </m:sup>
          </m:sSup>
        </m:oMath>
        <w:r>
          <w:rPr>
            <w:rFonts w:eastAsiaTheme="minorEastAsia"/>
          </w:rPr>
          <w:t xml:space="preserve">              (3)</w:t>
        </w:r>
      </w:ins>
    </w:p>
    <w:p w14:paraId="1138A41E" w14:textId="4AE2B934" w:rsidR="002F3945" w:rsidDel="006604C3" w:rsidRDefault="002F3945" w:rsidP="002F3945">
      <w:pPr>
        <w:rPr>
          <w:del w:id="205" w:author="Corentin Ponton" w:date="2016-08-04T12:45:00Z"/>
        </w:rPr>
      </w:pPr>
      <w:del w:id="206" w:author="Corentin Ponton" w:date="2016-08-04T12:45:00Z">
        <w:r w:rsidDel="006604C3">
          <w:delText xml:space="preserve">To track the impact of the Treaty on prices, I needed to predict the evolution of the price for each good for a given group of goods (e.g. Wine of Bordeaux, Wine of Nantes, ordinary Wine: for “Wine of France”), even if a specific good is not </w:delText>
        </w:r>
        <w:r w:rsidR="00C50A9D" w:rsidDel="006604C3">
          <w:delText>sold</w:delText>
        </w:r>
        <w:r w:rsidDel="006604C3">
          <w:delText xml:space="preserve"> for a particular year. As said before, I used once again the “repeated sales” process to predict these “artificial” flows. I needed both to predict their prices (1) and their quantity (3). Quantity is essential for weighting each price for a given good. </w:delText>
        </w:r>
      </w:del>
    </w:p>
    <w:p w14:paraId="44FCC57A" w14:textId="76E7ECE9" w:rsidR="002F3945" w:rsidDel="006604C3" w:rsidRDefault="002F3945" w:rsidP="002F3945">
      <w:pPr>
        <w:rPr>
          <w:del w:id="207" w:author="Corentin Ponton" w:date="2016-08-04T12:45:00Z"/>
        </w:rPr>
      </w:pPr>
    </w:p>
    <w:p w14:paraId="7E9FBEE5" w14:textId="3E9E0014" w:rsidR="008C3394" w:rsidRPr="008C3394" w:rsidRDefault="00C6265D">
      <w:pPr>
        <w:spacing w:line="240" w:lineRule="auto"/>
        <w:jc w:val="left"/>
        <w:rPr>
          <w:rFonts w:eastAsiaTheme="minorEastAsia"/>
          <w:rPrChange w:id="208" w:author="Corentin Ponton" w:date="2016-08-03T12:30:00Z">
            <w:rPr/>
          </w:rPrChange>
        </w:rPr>
        <w:pPrChange w:id="209" w:author="Corentin Ponton" w:date="2016-08-03T12:30:00Z">
          <w:pPr>
            <w:jc w:val="center"/>
          </w:pPr>
        </w:pPrChange>
      </w:pPr>
      <m:oMath>
        <m:func>
          <m:funcPr>
            <m:ctrlPr>
              <w:del w:id="210" w:author="Corentin Ponton" w:date="2016-08-04T12:45:00Z">
                <w:rPr>
                  <w:rFonts w:ascii="Cambria Math" w:hAnsi="Cambria Math"/>
                  <w:i/>
                </w:rPr>
              </w:del>
            </m:ctrlPr>
          </m:funcPr>
          <m:fName>
            <w:del w:id="211" w:author="Corentin Ponton" w:date="2016-08-04T12:45:00Z">
              <m:r>
                <m:rPr>
                  <m:sty m:val="p"/>
                </m:rPr>
                <w:rPr>
                  <w:rFonts w:ascii="Cambria Math" w:hAnsi="Cambria Math"/>
                </w:rPr>
                <m:t>log</m:t>
              </m:r>
            </w:del>
          </m:fName>
          <m:e>
            <m:d>
              <m:dPr>
                <m:ctrlPr>
                  <w:del w:id="212" w:author="Corentin Ponton" w:date="2016-08-04T12:45:00Z">
                    <w:rPr>
                      <w:rFonts w:ascii="Cambria Math" w:hAnsi="Cambria Math"/>
                      <w:i/>
                    </w:rPr>
                  </w:del>
                </m:ctrlPr>
              </m:dPr>
              <m:e>
                <m:sSub>
                  <m:sSubPr>
                    <m:ctrlPr>
                      <w:del w:id="213" w:author="Corentin Ponton" w:date="2016-08-04T12:45:00Z">
                        <w:rPr>
                          <w:rFonts w:ascii="Cambria Math" w:hAnsi="Cambria Math"/>
                          <w:i/>
                        </w:rPr>
                      </w:del>
                    </m:ctrlPr>
                  </m:sSubPr>
                  <m:e>
                    <w:del w:id="214" w:author="Corentin Ponton" w:date="2016-08-04T12:45:00Z">
                      <m:r>
                        <w:rPr>
                          <w:rFonts w:ascii="Cambria Math" w:hAnsi="Cambria Math"/>
                        </w:rPr>
                        <m:t>Value</m:t>
                      </m:r>
                    </w:del>
                  </m:e>
                  <m:sub>
                    <w:del w:id="215" w:author="Corentin Ponton" w:date="2016-08-04T12:45:00Z">
                      <m:r>
                        <w:rPr>
                          <w:rFonts w:ascii="Cambria Math" w:hAnsi="Cambria Math"/>
                        </w:rPr>
                        <m:t>z,t</m:t>
                      </m:r>
                    </w:del>
                  </m:sub>
                </m:sSub>
              </m:e>
            </m:d>
          </m:e>
        </m:func>
        <w:del w:id="216" w:author="Corentin Ponton" w:date="2016-08-04T12:45:00Z">
          <m:r>
            <w:rPr>
              <w:rFonts w:ascii="Cambria Math" w:hAnsi="Cambria Math"/>
            </w:rPr>
            <m:t>=</m:t>
          </m:r>
        </w:del>
        <m:sSub>
          <m:sSubPr>
            <m:ctrlPr>
              <w:del w:id="217" w:author="Corentin Ponton" w:date="2016-08-04T12:45:00Z">
                <w:rPr>
                  <w:rFonts w:ascii="Cambria Math" w:hAnsi="Cambria Math"/>
                  <w:i/>
                </w:rPr>
              </w:del>
            </m:ctrlPr>
          </m:sSubPr>
          <m:e>
            <w:del w:id="218" w:author="Corentin Ponton" w:date="2016-08-04T12:45:00Z">
              <m:r>
                <w:rPr>
                  <w:rFonts w:ascii="Cambria Math" w:hAnsi="Cambria Math"/>
                </w:rPr>
                <m:t>β</m:t>
              </m:r>
            </w:del>
          </m:e>
          <m:sub>
            <w:del w:id="219" w:author="Corentin Ponton" w:date="2016-08-04T12:45:00Z">
              <m:r>
                <w:rPr>
                  <w:rFonts w:ascii="Cambria Math" w:hAnsi="Cambria Math"/>
                </w:rPr>
                <m:t>0</m:t>
              </m:r>
            </w:del>
          </m:sub>
        </m:sSub>
        <w:del w:id="220" w:author="Corentin Ponton" w:date="2016-08-04T12:45:00Z">
          <m:r>
            <w:rPr>
              <w:rFonts w:ascii="Cambria Math" w:hAnsi="Cambria Math"/>
            </w:rPr>
            <m:t>+</m:t>
          </m:r>
        </w:del>
        <m:sSub>
          <m:sSubPr>
            <m:ctrlPr>
              <w:del w:id="221" w:author="Corentin Ponton" w:date="2016-08-04T12:45:00Z">
                <w:rPr>
                  <w:rFonts w:ascii="Cambria Math" w:hAnsi="Cambria Math"/>
                  <w:i/>
                </w:rPr>
              </w:del>
            </m:ctrlPr>
          </m:sSubPr>
          <m:e>
            <w:del w:id="222" w:author="Corentin Ponton" w:date="2016-08-04T12:45:00Z">
              <m:r>
                <w:rPr>
                  <w:rFonts w:ascii="Cambria Math" w:hAnsi="Cambria Math"/>
                </w:rPr>
                <m:t>B</m:t>
              </m:r>
            </w:del>
          </m:e>
          <m:sub>
            <w:del w:id="223" w:author="Corentin Ponton" w:date="2016-08-04T12:45:00Z">
              <m:r>
                <w:rPr>
                  <w:rFonts w:ascii="Cambria Math" w:hAnsi="Cambria Math"/>
                </w:rPr>
                <m:t>1</m:t>
              </m:r>
            </w:del>
          </m:sub>
        </m:sSub>
        <m:sSub>
          <m:sSubPr>
            <m:ctrlPr>
              <w:del w:id="224" w:author="Corentin Ponton" w:date="2016-08-04T12:45:00Z">
                <w:rPr>
                  <w:rFonts w:ascii="Cambria Math" w:hAnsi="Cambria Math"/>
                  <w:i/>
                </w:rPr>
              </w:del>
            </m:ctrlPr>
          </m:sSubPr>
          <m:e>
            <w:del w:id="225" w:author="Corentin Ponton" w:date="2016-08-04T12:45:00Z">
              <m:r>
                <w:rPr>
                  <w:rFonts w:ascii="Cambria Math" w:hAnsi="Cambria Math"/>
                </w:rPr>
                <m:t>year</m:t>
              </m:r>
            </w:del>
          </m:e>
          <m:sub>
            <w:del w:id="226" w:author="Corentin Ponton" w:date="2016-08-04T12:45:00Z">
              <m:r>
                <w:rPr>
                  <w:rFonts w:ascii="Cambria Math" w:hAnsi="Cambria Math"/>
                </w:rPr>
                <m:t>t</m:t>
              </m:r>
            </w:del>
          </m:sub>
        </m:sSub>
        <w:del w:id="227" w:author="Corentin Ponton" w:date="2016-08-04T12:45:00Z">
          <m:r>
            <w:rPr>
              <w:rFonts w:ascii="Cambria Math" w:hAnsi="Cambria Math"/>
            </w:rPr>
            <m:t>+</m:t>
          </m:r>
        </w:del>
        <m:sSub>
          <m:sSubPr>
            <m:ctrlPr>
              <w:del w:id="228" w:author="Corentin Ponton" w:date="2016-08-04T12:45:00Z">
                <w:rPr>
                  <w:rFonts w:ascii="Cambria Math" w:hAnsi="Cambria Math"/>
                  <w:i/>
                </w:rPr>
              </w:del>
            </m:ctrlPr>
          </m:sSubPr>
          <m:e>
            <w:del w:id="229" w:author="Corentin Ponton" w:date="2016-08-04T12:45:00Z">
              <m:r>
                <w:rPr>
                  <w:rFonts w:ascii="Cambria Math" w:hAnsi="Cambria Math"/>
                </w:rPr>
                <m:t>β</m:t>
              </m:r>
            </w:del>
          </m:e>
          <m:sub>
            <w:del w:id="230" w:author="Corentin Ponton" w:date="2016-08-04T12:45:00Z">
              <m:r>
                <w:rPr>
                  <w:rFonts w:ascii="Cambria Math" w:hAnsi="Cambria Math"/>
                </w:rPr>
                <m:t>2</m:t>
              </m:r>
            </w:del>
          </m:sub>
        </m:sSub>
        <m:sSub>
          <m:sSubPr>
            <m:ctrlPr>
              <w:del w:id="231" w:author="Corentin Ponton" w:date="2016-08-04T12:45:00Z">
                <w:rPr>
                  <w:rFonts w:ascii="Cambria Math" w:hAnsi="Cambria Math"/>
                  <w:i/>
                </w:rPr>
              </w:del>
            </m:ctrlPr>
          </m:sSubPr>
          <m:e>
            <w:del w:id="232" w:author="Corentin Ponton" w:date="2016-08-04T12:45:00Z">
              <m:r>
                <m:rPr>
                  <m:sty m:val="p"/>
                </m:rPr>
                <w:rPr>
                  <w:rFonts w:ascii="Cambria Math" w:hAnsi="Cambria Math"/>
                </w:rPr>
                <m:t xml:space="preserve">marchandise_simplification </m:t>
              </m:r>
            </w:del>
          </m:e>
          <m:sub>
            <w:del w:id="233" w:author="Corentin Ponton" w:date="2016-08-04T12:45:00Z">
              <m:r>
                <w:rPr>
                  <w:rFonts w:ascii="Cambria Math" w:hAnsi="Cambria Math"/>
                </w:rPr>
                <m:t>z</m:t>
              </m:r>
            </w:del>
          </m:sub>
        </m:sSub>
      </m:oMath>
      <w:del w:id="234" w:author="Corentin Ponton" w:date="2016-08-04T12:45:00Z">
        <w:r w:rsidR="002F3945" w:rsidDel="006604C3">
          <w:rPr>
            <w:rFonts w:eastAsiaTheme="minorEastAsia"/>
          </w:rPr>
          <w:delText xml:space="preserve">               (3)</w:delText>
        </w:r>
      </w:del>
      <w:ins w:id="235" w:author="Corentin Ponton" w:date="2016-08-03T12:30:00Z">
        <w:r w:rsidR="008C3394">
          <w:rPr>
            <w:rFonts w:eastAsiaTheme="minorEastAsia"/>
          </w:rPr>
          <w:br w:type="page"/>
        </w:r>
      </w:ins>
    </w:p>
    <w:p w14:paraId="52F8CAA5" w14:textId="371AB9F1" w:rsidR="002F3945" w:rsidRDefault="002F3945" w:rsidP="00D42028">
      <w:pPr>
        <w:pStyle w:val="Titre1"/>
      </w:pPr>
      <w:r>
        <w:lastRenderedPageBreak/>
        <w:t>Results</w:t>
      </w:r>
    </w:p>
    <w:p w14:paraId="2D82F901" w14:textId="77777777" w:rsidR="002F3945" w:rsidRDefault="002F3945" w:rsidP="002F3945">
      <w:pPr>
        <w:pStyle w:val="Pardeliste"/>
        <w:numPr>
          <w:ilvl w:val="0"/>
          <w:numId w:val="3"/>
        </w:numPr>
      </w:pPr>
      <w:r>
        <w:t>descriptive results</w:t>
      </w:r>
    </w:p>
    <w:p w14:paraId="47D0C738" w14:textId="5DF4DD32" w:rsidR="00F86AE9" w:rsidRDefault="002F3945" w:rsidP="00581DCE">
      <w:pPr>
        <w:ind w:firstLine="360"/>
      </w:pPr>
      <w:r>
        <w:t xml:space="preserve">The principal consequence of the Treaty is </w:t>
      </w:r>
      <w:r w:rsidR="003C06CA">
        <w:t>a</w:t>
      </w:r>
      <w:r>
        <w:t xml:space="preserve"> rapid increase of Anglo-French trade. For France, exports from England amounted to nearly 10% of the total exports in 1787, against figures of less than 5% before the Treaty</w:t>
      </w:r>
      <w:r w:rsidR="00581DCE">
        <w:t xml:space="preserve"> (</w:t>
      </w:r>
      <w:r w:rsidR="00581DCE">
        <w:fldChar w:fldCharType="begin"/>
      </w:r>
      <w:r w:rsidR="00581DCE">
        <w:instrText xml:space="preserve"> REF _Ref457504152 \h </w:instrText>
      </w:r>
      <w:r w:rsidR="00581DCE">
        <w:fldChar w:fldCharType="separate"/>
      </w:r>
      <w:r w:rsidR="00C6265D">
        <w:t xml:space="preserve">Figure </w:t>
      </w:r>
      <w:r w:rsidR="00C6265D">
        <w:rPr>
          <w:noProof/>
        </w:rPr>
        <w:t>5</w:t>
      </w:r>
      <w:r w:rsidR="00581DCE">
        <w:fldChar w:fldCharType="end"/>
      </w:r>
      <w:r w:rsidR="00581DCE">
        <w:t>)</w:t>
      </w:r>
      <w:r>
        <w:t>. For the import</w:t>
      </w:r>
      <w:r w:rsidR="003C06CA">
        <w:t>s</w:t>
      </w:r>
      <w:r>
        <w:t>, changes are even more pronounced. Imports from England has climbed to 15% of total French imports in 1787, while at the height of the American Revolutionary War in 1780, imports from England were nearly non-existent</w:t>
      </w:r>
      <w:r w:rsidR="00581DCE">
        <w:t xml:space="preserve"> (</w:t>
      </w:r>
      <w:r w:rsidR="00581DCE">
        <w:fldChar w:fldCharType="begin"/>
      </w:r>
      <w:r w:rsidR="00581DCE">
        <w:instrText xml:space="preserve"> REF _Ref457504200 \h </w:instrText>
      </w:r>
      <w:r w:rsidR="00581DCE">
        <w:fldChar w:fldCharType="separate"/>
      </w:r>
      <w:r w:rsidR="00C6265D">
        <w:t xml:space="preserve">Figure </w:t>
      </w:r>
      <w:r w:rsidR="00C6265D">
        <w:rPr>
          <w:noProof/>
        </w:rPr>
        <w:t>6</w:t>
      </w:r>
      <w:r w:rsidR="00581DCE">
        <w:fldChar w:fldCharType="end"/>
      </w:r>
      <w:r w:rsidR="00581DCE">
        <w:t>)</w:t>
      </w:r>
      <w:r>
        <w:t xml:space="preserve">.  </w:t>
      </w:r>
    </w:p>
    <w:p w14:paraId="237FA54A" w14:textId="77777777" w:rsidR="00581DCE" w:rsidRDefault="00581DCE" w:rsidP="00581DCE">
      <w:pPr>
        <w:ind w:firstLine="360"/>
      </w:pPr>
    </w:p>
    <w:p w14:paraId="418C8EE2" w14:textId="41216497" w:rsidR="00F86AE9" w:rsidRDefault="00F86AE9" w:rsidP="007A7F24">
      <w:pPr>
        <w:pStyle w:val="Lgende"/>
        <w:keepNext/>
        <w:jc w:val="center"/>
      </w:pPr>
      <w:bookmarkStart w:id="236" w:name="_Ref457504152"/>
      <w:r>
        <w:t xml:space="preserve">Figure </w:t>
      </w:r>
      <w:r>
        <w:fldChar w:fldCharType="begin"/>
      </w:r>
      <w:r>
        <w:instrText xml:space="preserve"> SEQ Figure \* ARABIC </w:instrText>
      </w:r>
      <w:r>
        <w:fldChar w:fldCharType="separate"/>
      </w:r>
      <w:r w:rsidR="00C6265D">
        <w:rPr>
          <w:noProof/>
        </w:rPr>
        <w:t>5</w:t>
      </w:r>
      <w:r>
        <w:fldChar w:fldCharType="end"/>
      </w:r>
      <w:bookmarkEnd w:id="236"/>
      <w:r>
        <w:tab/>
      </w:r>
      <w:r>
        <w:tab/>
        <w:t xml:space="preserve">              </w:t>
      </w:r>
      <w:r>
        <w:tab/>
      </w:r>
      <w:r>
        <w:tab/>
      </w:r>
      <w:r>
        <w:tab/>
      </w:r>
      <w:r>
        <w:tab/>
      </w:r>
      <w:r>
        <w:tab/>
      </w:r>
      <w:bookmarkStart w:id="237" w:name="_Ref457504200"/>
      <w:r>
        <w:t xml:space="preserve">Figure </w:t>
      </w:r>
      <w:r>
        <w:fldChar w:fldCharType="begin"/>
      </w:r>
      <w:r>
        <w:instrText xml:space="preserve"> SEQ Figure \* ARABIC </w:instrText>
      </w:r>
      <w:r>
        <w:fldChar w:fldCharType="separate"/>
      </w:r>
      <w:r w:rsidR="00C6265D">
        <w:rPr>
          <w:noProof/>
        </w:rPr>
        <w:t>6</w:t>
      </w:r>
      <w:r>
        <w:fldChar w:fldCharType="end"/>
      </w:r>
      <w:bookmarkEnd w:id="237"/>
    </w:p>
    <w:p w14:paraId="698813C7" w14:textId="3273956B" w:rsidR="00F86AE9" w:rsidRDefault="002F3945" w:rsidP="002F3945">
      <w:r>
        <w:rPr>
          <w:noProof/>
          <w:lang w:val="fr-FR" w:eastAsia="fr-FR"/>
        </w:rPr>
        <w:drawing>
          <wp:inline distT="0" distB="0" distL="0" distR="0" wp14:anchorId="6E44EEE9" wp14:editId="658E5216">
            <wp:extent cx="2847365" cy="206909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nge in the proportion of the exports from England in the total of the French exports V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92093" cy="2101600"/>
                    </a:xfrm>
                    <a:prstGeom prst="rect">
                      <a:avLst/>
                    </a:prstGeom>
                  </pic:spPr>
                </pic:pic>
              </a:graphicData>
            </a:graphic>
          </wp:inline>
        </w:drawing>
      </w:r>
      <w:r>
        <w:t xml:space="preserve">  </w:t>
      </w:r>
      <w:r w:rsidR="00F86AE9">
        <w:rPr>
          <w:noProof/>
          <w:lang w:val="fr-FR" w:eastAsia="fr-FR"/>
        </w:rPr>
        <w:drawing>
          <wp:inline distT="0" distB="0" distL="0" distR="0" wp14:anchorId="17380955" wp14:editId="5978B949">
            <wp:extent cx="2847600" cy="2070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 in the proportion of the imports from England in the total of the French imports V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7600" cy="2070000"/>
                    </a:xfrm>
                    <a:prstGeom prst="rect">
                      <a:avLst/>
                    </a:prstGeom>
                  </pic:spPr>
                </pic:pic>
              </a:graphicData>
            </a:graphic>
          </wp:inline>
        </w:drawing>
      </w:r>
    </w:p>
    <w:p w14:paraId="0B69C13B" w14:textId="77777777" w:rsidR="002F3945" w:rsidRDefault="002F3945" w:rsidP="002F3945"/>
    <w:p w14:paraId="7EF7DD16" w14:textId="353C2450" w:rsidR="003151DC" w:rsidRDefault="003151DC" w:rsidP="003151DC">
      <w:pPr>
        <w:pStyle w:val="Lgende"/>
        <w:keepNext/>
        <w:jc w:val="center"/>
      </w:pPr>
      <w:bookmarkStart w:id="238" w:name="_Ref457574304"/>
      <w:r>
        <w:t xml:space="preserve">Figure </w:t>
      </w:r>
      <w:r>
        <w:fldChar w:fldCharType="begin"/>
      </w:r>
      <w:r>
        <w:instrText xml:space="preserve"> SEQ Figure \* ARABIC </w:instrText>
      </w:r>
      <w:r>
        <w:fldChar w:fldCharType="separate"/>
      </w:r>
      <w:r w:rsidR="00C6265D">
        <w:rPr>
          <w:noProof/>
        </w:rPr>
        <w:t>7</w:t>
      </w:r>
      <w:r>
        <w:fldChar w:fldCharType="end"/>
      </w:r>
      <w:bookmarkEnd w:id="238"/>
      <w:r>
        <w:tab/>
      </w:r>
      <w:r>
        <w:tab/>
      </w:r>
      <w:r>
        <w:tab/>
      </w:r>
      <w:r>
        <w:tab/>
      </w:r>
      <w:r>
        <w:tab/>
      </w:r>
      <w:r>
        <w:tab/>
      </w:r>
      <w:r>
        <w:tab/>
        <w:t xml:space="preserve">Figure </w:t>
      </w:r>
      <w:r>
        <w:fldChar w:fldCharType="begin"/>
      </w:r>
      <w:r>
        <w:instrText xml:space="preserve"> SEQ Figure \* ARABIC </w:instrText>
      </w:r>
      <w:r>
        <w:fldChar w:fldCharType="separate"/>
      </w:r>
      <w:r w:rsidR="00C6265D">
        <w:rPr>
          <w:noProof/>
        </w:rPr>
        <w:t>8</w:t>
      </w:r>
      <w:r>
        <w:fldChar w:fldCharType="end"/>
      </w:r>
    </w:p>
    <w:p w14:paraId="1FE661FB" w14:textId="545528ED" w:rsidR="004C33C1" w:rsidRDefault="00FB4505" w:rsidP="002F3945">
      <w:r>
        <w:rPr>
          <w:noProof/>
          <w:lang w:val="fr-FR" w:eastAsia="fr-FR"/>
        </w:rPr>
        <w:drawing>
          <wp:inline distT="0" distB="0" distL="0" distR="0" wp14:anchorId="3D293C87" wp14:editId="50BB1053">
            <wp:extent cx="2847600" cy="207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ench exports to England (in millions of Livres Tournoi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7600" cy="2070000"/>
                    </a:xfrm>
                    <a:prstGeom prst="rect">
                      <a:avLst/>
                    </a:prstGeom>
                  </pic:spPr>
                </pic:pic>
              </a:graphicData>
            </a:graphic>
          </wp:inline>
        </w:drawing>
      </w:r>
      <w:r>
        <w:t xml:space="preserve">  </w:t>
      </w:r>
      <w:r>
        <w:rPr>
          <w:noProof/>
          <w:lang w:val="fr-FR" w:eastAsia="fr-FR"/>
        </w:rPr>
        <w:drawing>
          <wp:inline distT="0" distB="0" distL="0" distR="0" wp14:anchorId="222C6079" wp14:editId="52DB755E">
            <wp:extent cx="2847600" cy="2069906"/>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ench imports from England (in millions of Livres Tournoi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7600" cy="2069906"/>
                    </a:xfrm>
                    <a:prstGeom prst="rect">
                      <a:avLst/>
                    </a:prstGeom>
                  </pic:spPr>
                </pic:pic>
              </a:graphicData>
            </a:graphic>
          </wp:inline>
        </w:drawing>
      </w:r>
    </w:p>
    <w:p w14:paraId="1FEBE2D9" w14:textId="77777777" w:rsidR="008F50A5" w:rsidRDefault="008F50A5" w:rsidP="002F3945">
      <w:pPr>
        <w:rPr>
          <w:ins w:id="239" w:author="Corentin Ponton" w:date="2016-08-04T11:58:00Z"/>
        </w:rPr>
      </w:pPr>
    </w:p>
    <w:p w14:paraId="73269BD8" w14:textId="1965A2C5" w:rsidR="002F3945" w:rsidRDefault="002F3945" w:rsidP="002F3945">
      <w:r>
        <w:t>In value, both exports and imports increased with the Treaty, but imports grew more quickly than exports</w:t>
      </w:r>
      <w:r w:rsidR="004C33C1">
        <w:t xml:space="preserve"> (</w:t>
      </w:r>
      <w:r w:rsidR="003151DC">
        <w:fldChar w:fldCharType="begin"/>
      </w:r>
      <w:r w:rsidR="003151DC">
        <w:instrText xml:space="preserve"> REF _Ref457574304 \h </w:instrText>
      </w:r>
      <w:r w:rsidR="003151DC">
        <w:fldChar w:fldCharType="separate"/>
      </w:r>
      <w:r w:rsidR="00C6265D">
        <w:t xml:space="preserve">Figure </w:t>
      </w:r>
      <w:r w:rsidR="00C6265D">
        <w:rPr>
          <w:noProof/>
        </w:rPr>
        <w:t>7</w:t>
      </w:r>
      <w:r w:rsidR="003151DC">
        <w:fldChar w:fldCharType="end"/>
      </w:r>
      <w:r w:rsidR="003151DC">
        <w:t xml:space="preserve"> &amp; Figure 8</w:t>
      </w:r>
      <w:r w:rsidR="004C33C1">
        <w:t>)</w:t>
      </w:r>
      <w:r>
        <w:t xml:space="preserve">. I chose to compare my results with the ones of M. Morineau </w:t>
      </w:r>
      <w:r w:rsidR="003C06CA">
        <w:fldChar w:fldCharType="begin" w:fldLock="1"/>
      </w:r>
      <w:r w:rsidR="00B25303">
        <w:instrText>ADDIN CSL_CITATION { "citationItems" : [ { "id" : "ITEM-1", "itemData" : { "author" : [ { "dropping-particle" : "", "family" : "Morineau", "given" : "Michel", "non-dropping-particle" : "", "parse-names" : false, "suffix" : "" } ], "id" : "ITEM-1", "issued" : { "date-parts" : [ [ "1987" ] ] }, "publisher-place" : "Lille", "title" : "Pour une histoir \u00e9conomique vraie", "type" : "book" }, "uris" : [ "http://www.mendeley.com/documents/?uuid=7d36641a-f97b-40ce-9cff-8aae297490ec" ] } ], "mendeley" : { "formattedCitation" : "(Morineau 1987)", "plainTextFormattedCitation" : "(Morineau 1987)", "previouslyFormattedCitation" : "(Morineau 1987)" }, "properties" : { "noteIndex" : 0 }, "schema" : "https://github.com/citation-style-language/schema/raw/master/csl-citation.json" }</w:instrText>
      </w:r>
      <w:r w:rsidR="003C06CA">
        <w:fldChar w:fldCharType="separate"/>
      </w:r>
      <w:r w:rsidR="003C06CA" w:rsidRPr="003C06CA">
        <w:rPr>
          <w:noProof/>
        </w:rPr>
        <w:t>(Morineau 1987)</w:t>
      </w:r>
      <w:r w:rsidR="003C06CA">
        <w:fldChar w:fldCharType="end"/>
      </w:r>
      <w:r>
        <w:t>. We can see below that the findings are similar</w:t>
      </w:r>
      <w:r w:rsidR="00581DCE">
        <w:t xml:space="preserve"> (</w:t>
      </w:r>
      <w:r w:rsidR="00581DCE">
        <w:fldChar w:fldCharType="begin"/>
      </w:r>
      <w:r w:rsidR="00581DCE">
        <w:instrText xml:space="preserve"> REF _Ref457504341 \h </w:instrText>
      </w:r>
      <w:r w:rsidR="00581DCE">
        <w:fldChar w:fldCharType="separate"/>
      </w:r>
      <w:r w:rsidR="00C6265D">
        <w:t xml:space="preserve">Table </w:t>
      </w:r>
      <w:r w:rsidR="00C6265D">
        <w:rPr>
          <w:noProof/>
        </w:rPr>
        <w:t>3</w:t>
      </w:r>
      <w:r w:rsidR="00581DCE">
        <w:fldChar w:fldCharType="end"/>
      </w:r>
      <w:r w:rsidR="00581DCE">
        <w:t>)</w:t>
      </w:r>
      <w:r>
        <w:t xml:space="preserve">. </w:t>
      </w:r>
    </w:p>
    <w:p w14:paraId="73E27604" w14:textId="77777777" w:rsidR="00FB1C0A" w:rsidRDefault="00FB1C0A" w:rsidP="002F3945"/>
    <w:p w14:paraId="51D6734F" w14:textId="77777777" w:rsidR="00FB1C0A" w:rsidRDefault="00FB1C0A" w:rsidP="002F3945"/>
    <w:p w14:paraId="2B359C24" w14:textId="77777777" w:rsidR="002F3945" w:rsidRDefault="002F3945" w:rsidP="002F3945"/>
    <w:p w14:paraId="79A8C105" w14:textId="28802737" w:rsidR="00581DCE" w:rsidRDefault="00581DCE" w:rsidP="00581DCE">
      <w:pPr>
        <w:pStyle w:val="Lgende"/>
        <w:keepNext/>
        <w:ind w:firstLine="708"/>
      </w:pPr>
      <w:bookmarkStart w:id="240" w:name="_Ref457504341"/>
      <w:r>
        <w:lastRenderedPageBreak/>
        <w:t xml:space="preserve">Table </w:t>
      </w:r>
      <w:r>
        <w:fldChar w:fldCharType="begin"/>
      </w:r>
      <w:r>
        <w:instrText xml:space="preserve"> SEQ Table \* ARABIC </w:instrText>
      </w:r>
      <w:r>
        <w:fldChar w:fldCharType="separate"/>
      </w:r>
      <w:r w:rsidR="00C6265D">
        <w:rPr>
          <w:noProof/>
        </w:rPr>
        <w:t>3</w:t>
      </w:r>
      <w:r>
        <w:fldChar w:fldCharType="end"/>
      </w:r>
      <w:bookmarkEnd w:id="240"/>
      <w:r>
        <w:t>: Changes in exports and imports for the Anglo-French trade (in millions of Livres Tournois))</w:t>
      </w:r>
    </w:p>
    <w:tbl>
      <w:tblPr>
        <w:tblStyle w:val="Grilledutableau"/>
        <w:tblW w:w="0" w:type="auto"/>
        <w:jc w:val="center"/>
        <w:tblLook w:val="04A0" w:firstRow="1" w:lastRow="0" w:firstColumn="1" w:lastColumn="0" w:noHBand="0" w:noVBand="1"/>
        <w:tblPrChange w:id="241" w:author="Corentin Ponton" w:date="2016-08-04T11:58:00Z">
          <w:tblPr>
            <w:tblStyle w:val="Grilledutableau"/>
            <w:tblW w:w="0" w:type="auto"/>
            <w:jc w:val="center"/>
            <w:tblLook w:val="04A0" w:firstRow="1" w:lastRow="0" w:firstColumn="1" w:lastColumn="0" w:noHBand="0" w:noVBand="1"/>
          </w:tblPr>
        </w:tblPrChange>
      </w:tblPr>
      <w:tblGrid>
        <w:gridCol w:w="707"/>
        <w:gridCol w:w="2552"/>
        <w:gridCol w:w="2409"/>
        <w:tblGridChange w:id="242">
          <w:tblGrid>
            <w:gridCol w:w="707"/>
            <w:gridCol w:w="2552"/>
            <w:gridCol w:w="2409"/>
          </w:tblGrid>
        </w:tblGridChange>
      </w:tblGrid>
      <w:tr w:rsidR="002F3945" w:rsidRPr="00766414" w14:paraId="1FCEBFFB" w14:textId="77777777" w:rsidTr="008F50A5">
        <w:trPr>
          <w:jc w:val="center"/>
          <w:trPrChange w:id="243" w:author="Corentin Ponton" w:date="2016-08-04T11:58:00Z">
            <w:trPr>
              <w:jc w:val="center"/>
            </w:trPr>
          </w:trPrChange>
        </w:trPr>
        <w:tc>
          <w:tcPr>
            <w:tcW w:w="707" w:type="dxa"/>
            <w:tcPrChange w:id="244" w:author="Corentin Ponton" w:date="2016-08-04T11:58:00Z">
              <w:tcPr>
                <w:tcW w:w="707" w:type="dxa"/>
              </w:tcPr>
            </w:tcPrChange>
          </w:tcPr>
          <w:p w14:paraId="42B3CF7E" w14:textId="77777777" w:rsidR="002F3945" w:rsidRPr="00766414" w:rsidRDefault="002F3945" w:rsidP="00D42028">
            <w:pPr>
              <w:rPr>
                <w:sz w:val="18"/>
                <w:szCs w:val="18"/>
              </w:rPr>
            </w:pPr>
            <w:r w:rsidRPr="00766414">
              <w:rPr>
                <w:sz w:val="18"/>
                <w:szCs w:val="18"/>
              </w:rPr>
              <w:t>Year</w:t>
            </w:r>
          </w:p>
        </w:tc>
        <w:tc>
          <w:tcPr>
            <w:tcW w:w="2552" w:type="dxa"/>
            <w:tcPrChange w:id="245" w:author="Corentin Ponton" w:date="2016-08-04T11:58:00Z">
              <w:tcPr>
                <w:tcW w:w="2552" w:type="dxa"/>
              </w:tcPr>
            </w:tcPrChange>
          </w:tcPr>
          <w:p w14:paraId="072BFA61" w14:textId="77777777" w:rsidR="002F3945" w:rsidRPr="00766414" w:rsidRDefault="002F3945" w:rsidP="00D42028">
            <w:pPr>
              <w:rPr>
                <w:sz w:val="18"/>
                <w:szCs w:val="18"/>
              </w:rPr>
            </w:pPr>
            <w:r w:rsidRPr="00766414">
              <w:rPr>
                <w:sz w:val="18"/>
                <w:szCs w:val="18"/>
              </w:rPr>
              <w:t>Exports/Imports (M. Morineau)</w:t>
            </w:r>
          </w:p>
        </w:tc>
        <w:tc>
          <w:tcPr>
            <w:tcW w:w="2409" w:type="dxa"/>
            <w:tcPrChange w:id="246" w:author="Corentin Ponton" w:date="2016-08-04T11:58:00Z">
              <w:tcPr>
                <w:tcW w:w="2409" w:type="dxa"/>
              </w:tcPr>
            </w:tcPrChange>
          </w:tcPr>
          <w:p w14:paraId="3D311A67" w14:textId="77777777" w:rsidR="002F3945" w:rsidRPr="00766414" w:rsidRDefault="002F3945" w:rsidP="00D42028">
            <w:pPr>
              <w:rPr>
                <w:sz w:val="18"/>
                <w:szCs w:val="18"/>
              </w:rPr>
            </w:pPr>
            <w:r w:rsidRPr="00766414">
              <w:rPr>
                <w:sz w:val="18"/>
                <w:szCs w:val="18"/>
              </w:rPr>
              <w:t>Exports/Imports (TOFLIT18)</w:t>
            </w:r>
          </w:p>
        </w:tc>
      </w:tr>
      <w:tr w:rsidR="008F50A5" w:rsidRPr="00766414" w14:paraId="265CEA6E" w14:textId="77777777" w:rsidTr="008F50A5">
        <w:trPr>
          <w:jc w:val="center"/>
          <w:ins w:id="247" w:author="Corentin Ponton" w:date="2016-08-04T11:58:00Z"/>
        </w:trPr>
        <w:tc>
          <w:tcPr>
            <w:tcW w:w="707" w:type="dxa"/>
          </w:tcPr>
          <w:p w14:paraId="66C5A444" w14:textId="559A48BD" w:rsidR="008F50A5" w:rsidRPr="00766414" w:rsidRDefault="008F50A5" w:rsidP="00D42028">
            <w:pPr>
              <w:rPr>
                <w:ins w:id="248" w:author="Corentin Ponton" w:date="2016-08-04T11:58:00Z"/>
                <w:sz w:val="18"/>
                <w:szCs w:val="18"/>
              </w:rPr>
            </w:pPr>
            <w:ins w:id="249" w:author="Corentin Ponton" w:date="2016-08-04T11:58:00Z">
              <w:r>
                <w:rPr>
                  <w:sz w:val="18"/>
                  <w:szCs w:val="18"/>
                </w:rPr>
                <w:t>1783</w:t>
              </w:r>
            </w:ins>
          </w:p>
        </w:tc>
        <w:tc>
          <w:tcPr>
            <w:tcW w:w="2552" w:type="dxa"/>
          </w:tcPr>
          <w:p w14:paraId="473BB4DF" w14:textId="578622AC" w:rsidR="008F50A5" w:rsidRPr="00766414" w:rsidRDefault="002E1BCE" w:rsidP="00D42028">
            <w:pPr>
              <w:rPr>
                <w:ins w:id="250" w:author="Corentin Ponton" w:date="2016-08-04T11:58:00Z"/>
                <w:sz w:val="18"/>
                <w:szCs w:val="18"/>
              </w:rPr>
            </w:pPr>
            <w:ins w:id="251" w:author="Corentin Ponton" w:date="2016-08-04T12:09:00Z">
              <w:r>
                <w:rPr>
                  <w:sz w:val="18"/>
                  <w:szCs w:val="18"/>
                </w:rPr>
                <w:t>No Data</w:t>
              </w:r>
            </w:ins>
          </w:p>
        </w:tc>
        <w:tc>
          <w:tcPr>
            <w:tcW w:w="2409" w:type="dxa"/>
          </w:tcPr>
          <w:p w14:paraId="5896A5A1" w14:textId="7FD2DD71" w:rsidR="008F50A5" w:rsidRPr="00766414" w:rsidRDefault="002E1BCE" w:rsidP="00D42028">
            <w:pPr>
              <w:rPr>
                <w:ins w:id="252" w:author="Corentin Ponton" w:date="2016-08-04T11:58:00Z"/>
                <w:sz w:val="18"/>
                <w:szCs w:val="18"/>
              </w:rPr>
            </w:pPr>
            <w:ins w:id="253" w:author="Corentin Ponton" w:date="2016-08-04T12:07:00Z">
              <w:r>
                <w:rPr>
                  <w:sz w:val="18"/>
                  <w:szCs w:val="18"/>
                </w:rPr>
                <w:t>15.96 / 10.79</w:t>
              </w:r>
            </w:ins>
          </w:p>
        </w:tc>
      </w:tr>
      <w:tr w:rsidR="002F3945" w:rsidRPr="00766414" w14:paraId="2047BDD4" w14:textId="77777777" w:rsidTr="008F50A5">
        <w:trPr>
          <w:jc w:val="center"/>
          <w:trPrChange w:id="254" w:author="Corentin Ponton" w:date="2016-08-04T11:58:00Z">
            <w:trPr>
              <w:jc w:val="center"/>
            </w:trPr>
          </w:trPrChange>
        </w:trPr>
        <w:tc>
          <w:tcPr>
            <w:tcW w:w="707" w:type="dxa"/>
            <w:tcPrChange w:id="255" w:author="Corentin Ponton" w:date="2016-08-04T11:58:00Z">
              <w:tcPr>
                <w:tcW w:w="707" w:type="dxa"/>
              </w:tcPr>
            </w:tcPrChange>
          </w:tcPr>
          <w:p w14:paraId="59A7BC80" w14:textId="77777777" w:rsidR="002F3945" w:rsidRPr="00766414" w:rsidRDefault="002F3945" w:rsidP="00D42028">
            <w:pPr>
              <w:rPr>
                <w:sz w:val="18"/>
                <w:szCs w:val="18"/>
              </w:rPr>
            </w:pPr>
            <w:r w:rsidRPr="00766414">
              <w:rPr>
                <w:sz w:val="18"/>
                <w:szCs w:val="18"/>
              </w:rPr>
              <w:t>1784</w:t>
            </w:r>
          </w:p>
        </w:tc>
        <w:tc>
          <w:tcPr>
            <w:tcW w:w="2552" w:type="dxa"/>
            <w:tcPrChange w:id="256" w:author="Corentin Ponton" w:date="2016-08-04T11:58:00Z">
              <w:tcPr>
                <w:tcW w:w="2552" w:type="dxa"/>
              </w:tcPr>
            </w:tcPrChange>
          </w:tcPr>
          <w:p w14:paraId="12F75CCF" w14:textId="77777777" w:rsidR="002F3945" w:rsidRPr="00766414" w:rsidRDefault="002F3945" w:rsidP="00D42028">
            <w:pPr>
              <w:rPr>
                <w:sz w:val="18"/>
                <w:szCs w:val="18"/>
              </w:rPr>
            </w:pPr>
            <w:r w:rsidRPr="00766414">
              <w:rPr>
                <w:sz w:val="18"/>
                <w:szCs w:val="18"/>
              </w:rPr>
              <w:t>20.0 / 13.2</w:t>
            </w:r>
          </w:p>
        </w:tc>
        <w:tc>
          <w:tcPr>
            <w:tcW w:w="2409" w:type="dxa"/>
            <w:tcPrChange w:id="257" w:author="Corentin Ponton" w:date="2016-08-04T11:58:00Z">
              <w:tcPr>
                <w:tcW w:w="2409" w:type="dxa"/>
              </w:tcPr>
            </w:tcPrChange>
          </w:tcPr>
          <w:p w14:paraId="36B030AA" w14:textId="77777777" w:rsidR="002F3945" w:rsidRPr="00766414" w:rsidRDefault="002F3945" w:rsidP="00D42028">
            <w:pPr>
              <w:rPr>
                <w:sz w:val="18"/>
                <w:szCs w:val="18"/>
              </w:rPr>
            </w:pPr>
            <w:r w:rsidRPr="00766414">
              <w:rPr>
                <w:sz w:val="18"/>
                <w:szCs w:val="18"/>
              </w:rPr>
              <w:t>22.97 / 10.30</w:t>
            </w:r>
          </w:p>
        </w:tc>
      </w:tr>
      <w:tr w:rsidR="002F3945" w:rsidRPr="00766414" w14:paraId="73DCC631" w14:textId="77777777" w:rsidTr="008F50A5">
        <w:trPr>
          <w:jc w:val="center"/>
          <w:trPrChange w:id="258" w:author="Corentin Ponton" w:date="2016-08-04T11:58:00Z">
            <w:trPr>
              <w:jc w:val="center"/>
            </w:trPr>
          </w:trPrChange>
        </w:trPr>
        <w:tc>
          <w:tcPr>
            <w:tcW w:w="707" w:type="dxa"/>
            <w:tcPrChange w:id="259" w:author="Corentin Ponton" w:date="2016-08-04T11:58:00Z">
              <w:tcPr>
                <w:tcW w:w="707" w:type="dxa"/>
              </w:tcPr>
            </w:tcPrChange>
          </w:tcPr>
          <w:p w14:paraId="7B4A4035" w14:textId="77777777" w:rsidR="002F3945" w:rsidRPr="00766414" w:rsidRDefault="002F3945" w:rsidP="00D42028">
            <w:pPr>
              <w:rPr>
                <w:sz w:val="18"/>
                <w:szCs w:val="18"/>
              </w:rPr>
            </w:pPr>
            <w:r w:rsidRPr="00766414">
              <w:rPr>
                <w:sz w:val="18"/>
                <w:szCs w:val="18"/>
              </w:rPr>
              <w:t>1787</w:t>
            </w:r>
          </w:p>
        </w:tc>
        <w:tc>
          <w:tcPr>
            <w:tcW w:w="2552" w:type="dxa"/>
            <w:tcPrChange w:id="260" w:author="Corentin Ponton" w:date="2016-08-04T11:58:00Z">
              <w:tcPr>
                <w:tcW w:w="2552" w:type="dxa"/>
              </w:tcPr>
            </w:tcPrChange>
          </w:tcPr>
          <w:p w14:paraId="6A8E3B6B" w14:textId="77777777" w:rsidR="002F3945" w:rsidRPr="00766414" w:rsidRDefault="002F3945" w:rsidP="00D42028">
            <w:pPr>
              <w:rPr>
                <w:sz w:val="18"/>
                <w:szCs w:val="18"/>
              </w:rPr>
            </w:pPr>
            <w:r w:rsidRPr="00766414">
              <w:rPr>
                <w:sz w:val="18"/>
                <w:szCs w:val="18"/>
              </w:rPr>
              <w:t>34.2 / 58.2</w:t>
            </w:r>
          </w:p>
        </w:tc>
        <w:tc>
          <w:tcPr>
            <w:tcW w:w="2409" w:type="dxa"/>
            <w:tcPrChange w:id="261" w:author="Corentin Ponton" w:date="2016-08-04T11:58:00Z">
              <w:tcPr>
                <w:tcW w:w="2409" w:type="dxa"/>
              </w:tcPr>
            </w:tcPrChange>
          </w:tcPr>
          <w:p w14:paraId="6D8A75F9" w14:textId="77777777" w:rsidR="002F3945" w:rsidRPr="00766414" w:rsidRDefault="002F3945" w:rsidP="00D42028">
            <w:pPr>
              <w:rPr>
                <w:sz w:val="18"/>
                <w:szCs w:val="18"/>
              </w:rPr>
            </w:pPr>
            <w:r w:rsidRPr="00766414">
              <w:rPr>
                <w:sz w:val="18"/>
                <w:szCs w:val="18"/>
              </w:rPr>
              <w:t>34.20 / 58.27</w:t>
            </w:r>
          </w:p>
        </w:tc>
      </w:tr>
      <w:tr w:rsidR="002F3945" w:rsidRPr="00766414" w14:paraId="7057AB61" w14:textId="77777777" w:rsidTr="008F50A5">
        <w:trPr>
          <w:jc w:val="center"/>
          <w:trPrChange w:id="262" w:author="Corentin Ponton" w:date="2016-08-04T11:58:00Z">
            <w:trPr>
              <w:jc w:val="center"/>
            </w:trPr>
          </w:trPrChange>
        </w:trPr>
        <w:tc>
          <w:tcPr>
            <w:tcW w:w="707" w:type="dxa"/>
            <w:tcPrChange w:id="263" w:author="Corentin Ponton" w:date="2016-08-04T11:58:00Z">
              <w:tcPr>
                <w:tcW w:w="707" w:type="dxa"/>
              </w:tcPr>
            </w:tcPrChange>
          </w:tcPr>
          <w:p w14:paraId="77AC4600" w14:textId="77777777" w:rsidR="002F3945" w:rsidRPr="00766414" w:rsidRDefault="002F3945" w:rsidP="00D42028">
            <w:pPr>
              <w:rPr>
                <w:sz w:val="18"/>
                <w:szCs w:val="18"/>
              </w:rPr>
            </w:pPr>
            <w:r w:rsidRPr="00766414">
              <w:rPr>
                <w:sz w:val="18"/>
                <w:szCs w:val="18"/>
              </w:rPr>
              <w:t>1788</w:t>
            </w:r>
          </w:p>
        </w:tc>
        <w:tc>
          <w:tcPr>
            <w:tcW w:w="2552" w:type="dxa"/>
            <w:tcPrChange w:id="264" w:author="Corentin Ponton" w:date="2016-08-04T11:58:00Z">
              <w:tcPr>
                <w:tcW w:w="2552" w:type="dxa"/>
              </w:tcPr>
            </w:tcPrChange>
          </w:tcPr>
          <w:p w14:paraId="2706661D" w14:textId="77777777" w:rsidR="002F3945" w:rsidRPr="00766414" w:rsidRDefault="002F3945" w:rsidP="00D42028">
            <w:pPr>
              <w:rPr>
                <w:sz w:val="18"/>
                <w:szCs w:val="18"/>
              </w:rPr>
            </w:pPr>
            <w:r w:rsidRPr="00766414">
              <w:rPr>
                <w:sz w:val="18"/>
                <w:szCs w:val="18"/>
              </w:rPr>
              <w:t>31.2 / 63.7</w:t>
            </w:r>
          </w:p>
        </w:tc>
        <w:tc>
          <w:tcPr>
            <w:tcW w:w="2409" w:type="dxa"/>
            <w:tcPrChange w:id="265" w:author="Corentin Ponton" w:date="2016-08-04T11:58:00Z">
              <w:tcPr>
                <w:tcW w:w="2409" w:type="dxa"/>
              </w:tcPr>
            </w:tcPrChange>
          </w:tcPr>
          <w:p w14:paraId="3B88209B" w14:textId="77777777" w:rsidR="002F3945" w:rsidRPr="00766414" w:rsidRDefault="002F3945" w:rsidP="00D42028">
            <w:pPr>
              <w:rPr>
                <w:sz w:val="18"/>
                <w:szCs w:val="18"/>
              </w:rPr>
            </w:pPr>
            <w:r w:rsidRPr="00766414">
              <w:rPr>
                <w:sz w:val="18"/>
                <w:szCs w:val="18"/>
              </w:rPr>
              <w:t>31.15 / 60.62</w:t>
            </w:r>
          </w:p>
        </w:tc>
      </w:tr>
      <w:tr w:rsidR="002F3945" w:rsidRPr="00766414" w14:paraId="2FF08750" w14:textId="77777777" w:rsidTr="008F50A5">
        <w:trPr>
          <w:jc w:val="center"/>
          <w:trPrChange w:id="266" w:author="Corentin Ponton" w:date="2016-08-04T11:58:00Z">
            <w:trPr>
              <w:jc w:val="center"/>
            </w:trPr>
          </w:trPrChange>
        </w:trPr>
        <w:tc>
          <w:tcPr>
            <w:tcW w:w="707" w:type="dxa"/>
            <w:tcPrChange w:id="267" w:author="Corentin Ponton" w:date="2016-08-04T11:58:00Z">
              <w:tcPr>
                <w:tcW w:w="707" w:type="dxa"/>
              </w:tcPr>
            </w:tcPrChange>
          </w:tcPr>
          <w:p w14:paraId="6E56969B" w14:textId="77777777" w:rsidR="002F3945" w:rsidRPr="00766414" w:rsidRDefault="002F3945" w:rsidP="00D42028">
            <w:pPr>
              <w:rPr>
                <w:sz w:val="18"/>
                <w:szCs w:val="18"/>
              </w:rPr>
            </w:pPr>
            <w:r w:rsidRPr="00766414">
              <w:rPr>
                <w:sz w:val="18"/>
                <w:szCs w:val="18"/>
              </w:rPr>
              <w:t>1789</w:t>
            </w:r>
          </w:p>
        </w:tc>
        <w:tc>
          <w:tcPr>
            <w:tcW w:w="2552" w:type="dxa"/>
            <w:tcPrChange w:id="268" w:author="Corentin Ponton" w:date="2016-08-04T11:58:00Z">
              <w:tcPr>
                <w:tcW w:w="2552" w:type="dxa"/>
              </w:tcPr>
            </w:tcPrChange>
          </w:tcPr>
          <w:p w14:paraId="0ADCA795" w14:textId="77777777" w:rsidR="002F3945" w:rsidRPr="00766414" w:rsidRDefault="002F3945" w:rsidP="00D42028">
            <w:pPr>
              <w:rPr>
                <w:sz w:val="18"/>
                <w:szCs w:val="18"/>
              </w:rPr>
            </w:pPr>
            <w:r w:rsidRPr="00766414">
              <w:rPr>
                <w:sz w:val="18"/>
                <w:szCs w:val="18"/>
              </w:rPr>
              <w:t>35.1 / 60.9</w:t>
            </w:r>
          </w:p>
        </w:tc>
        <w:tc>
          <w:tcPr>
            <w:tcW w:w="2409" w:type="dxa"/>
            <w:tcPrChange w:id="269" w:author="Corentin Ponton" w:date="2016-08-04T11:58:00Z">
              <w:tcPr>
                <w:tcW w:w="2409" w:type="dxa"/>
              </w:tcPr>
            </w:tcPrChange>
          </w:tcPr>
          <w:p w14:paraId="4E15A890" w14:textId="77777777" w:rsidR="002F3945" w:rsidRPr="00766414" w:rsidRDefault="002F3945" w:rsidP="00D42028">
            <w:pPr>
              <w:rPr>
                <w:sz w:val="18"/>
                <w:szCs w:val="18"/>
              </w:rPr>
            </w:pPr>
            <w:r w:rsidRPr="00766414">
              <w:rPr>
                <w:sz w:val="18"/>
                <w:szCs w:val="18"/>
              </w:rPr>
              <w:t>35.05 / 60.91</w:t>
            </w:r>
          </w:p>
        </w:tc>
      </w:tr>
    </w:tbl>
    <w:p w14:paraId="3983CA3A" w14:textId="77777777" w:rsidR="002F3945" w:rsidRDefault="002F3945" w:rsidP="002F3945"/>
    <w:p w14:paraId="716F1D09" w14:textId="6B220E8B" w:rsidR="002F3945" w:rsidRPr="00613816" w:rsidRDefault="002F3945" w:rsidP="002F3945">
      <w:pPr>
        <w:rPr>
          <w:lang w:val="en-GB"/>
        </w:rPr>
      </w:pPr>
      <w:r w:rsidRPr="00613816">
        <w:rPr>
          <w:lang w:val="en-GB"/>
        </w:rPr>
        <w:t xml:space="preserve">Imports grew faster than exports, leading to a deterioration in the trade </w:t>
      </w:r>
      <w:r>
        <w:rPr>
          <w:lang w:val="en-GB"/>
        </w:rPr>
        <w:t>balance, while the balance of trade position was positive before 1887 (</w:t>
      </w:r>
      <w:r w:rsidR="00581DCE">
        <w:rPr>
          <w:lang w:val="en-GB"/>
        </w:rPr>
        <w:fldChar w:fldCharType="begin"/>
      </w:r>
      <w:r w:rsidR="00581DCE">
        <w:rPr>
          <w:lang w:val="en-GB"/>
        </w:rPr>
        <w:instrText xml:space="preserve"> REF _Ref457504391 \h </w:instrText>
      </w:r>
      <w:r w:rsidR="00581DCE">
        <w:rPr>
          <w:lang w:val="en-GB"/>
        </w:rPr>
      </w:r>
      <w:r w:rsidR="00581DCE">
        <w:rPr>
          <w:lang w:val="en-GB"/>
        </w:rPr>
        <w:fldChar w:fldCharType="separate"/>
      </w:r>
      <w:r w:rsidR="00C6265D">
        <w:t xml:space="preserve">Figure </w:t>
      </w:r>
      <w:r w:rsidR="00C6265D">
        <w:rPr>
          <w:noProof/>
        </w:rPr>
        <w:t>9</w:t>
      </w:r>
      <w:r w:rsidR="00581DCE">
        <w:rPr>
          <w:lang w:val="en-GB"/>
        </w:rPr>
        <w:fldChar w:fldCharType="end"/>
      </w:r>
      <w:r>
        <w:rPr>
          <w:lang w:val="en-GB"/>
        </w:rPr>
        <w:t>). The figure declines from a trade surplus of +</w:t>
      </w:r>
      <w:r w:rsidRPr="00AF3328">
        <w:rPr>
          <w:lang w:val="en-GB"/>
        </w:rPr>
        <w:t>5.16</w:t>
      </w:r>
      <w:r>
        <w:rPr>
          <w:lang w:val="en-GB"/>
        </w:rPr>
        <w:t xml:space="preserve"> millions of </w:t>
      </w:r>
      <w:r w:rsidRPr="00AF3328">
        <w:rPr>
          <w:i/>
          <w:lang w:val="en-GB"/>
        </w:rPr>
        <w:t>Livres Tournois</w:t>
      </w:r>
      <w:r>
        <w:rPr>
          <w:lang w:val="en-GB"/>
        </w:rPr>
        <w:t xml:space="preserve"> in 1783 after the end of the war, to a trade deficit of </w:t>
      </w:r>
      <w:r w:rsidRPr="00AF3328">
        <w:rPr>
          <w:lang w:val="en-GB"/>
        </w:rPr>
        <w:t>-29.4</w:t>
      </w:r>
      <w:r>
        <w:rPr>
          <w:lang w:val="en-GB"/>
        </w:rPr>
        <w:t xml:space="preserve">7 millions of </w:t>
      </w:r>
      <w:r w:rsidRPr="00AF3328">
        <w:rPr>
          <w:i/>
          <w:lang w:val="en-GB"/>
        </w:rPr>
        <w:t>Livres Tournois</w:t>
      </w:r>
      <w:r>
        <w:rPr>
          <w:lang w:val="en-GB"/>
        </w:rPr>
        <w:t xml:space="preserve"> in 1788, one year after the implementation of the Eden agreement. </w:t>
      </w:r>
    </w:p>
    <w:p w14:paraId="67E73B8D" w14:textId="7E26CD65" w:rsidR="00581DCE" w:rsidRDefault="00581DCE" w:rsidP="00581DCE">
      <w:pPr>
        <w:pStyle w:val="Lgende"/>
        <w:keepNext/>
        <w:jc w:val="center"/>
      </w:pPr>
      <w:bookmarkStart w:id="270" w:name="_Ref457504391"/>
      <w:r>
        <w:t xml:space="preserve">Figure </w:t>
      </w:r>
      <w:r>
        <w:fldChar w:fldCharType="begin"/>
      </w:r>
      <w:r>
        <w:instrText xml:space="preserve"> SEQ Figure \* ARABIC </w:instrText>
      </w:r>
      <w:r>
        <w:fldChar w:fldCharType="separate"/>
      </w:r>
      <w:r w:rsidR="00C6265D">
        <w:rPr>
          <w:noProof/>
        </w:rPr>
        <w:t>9</w:t>
      </w:r>
      <w:r>
        <w:fldChar w:fldCharType="end"/>
      </w:r>
      <w:bookmarkEnd w:id="270"/>
    </w:p>
    <w:p w14:paraId="4EB9D4AF" w14:textId="77777777" w:rsidR="002F3945" w:rsidRDefault="002F3945" w:rsidP="002F3945">
      <w:pPr>
        <w:jc w:val="center"/>
      </w:pPr>
      <w:r>
        <w:rPr>
          <w:noProof/>
          <w:lang w:val="fr-FR" w:eastAsia="fr-FR"/>
        </w:rPr>
        <w:drawing>
          <wp:inline distT="0" distB="0" distL="0" distR="0" wp14:anchorId="5F4CC3AC" wp14:editId="1EFB9393">
            <wp:extent cx="3129477" cy="2274801"/>
            <wp:effectExtent l="0" t="0" r="0" b="114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 France's trade balance with England (In millions of Livre Tournoi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9477" cy="2274801"/>
                    </a:xfrm>
                    <a:prstGeom prst="rect">
                      <a:avLst/>
                    </a:prstGeom>
                  </pic:spPr>
                </pic:pic>
              </a:graphicData>
            </a:graphic>
          </wp:inline>
        </w:drawing>
      </w:r>
    </w:p>
    <w:p w14:paraId="7DE4F48B" w14:textId="2075E324" w:rsidR="002F3945" w:rsidRPr="004C6138" w:rsidRDefault="002F3945" w:rsidP="002F3945">
      <w:r w:rsidRPr="005A4506">
        <w:rPr>
          <w:lang w:val="en-GB"/>
        </w:rPr>
        <w:t>England became a major trade partner for France, while Anglo-French trade was very low just a few years earlier. As we can see below (</w:t>
      </w:r>
      <w:r w:rsidR="00581DCE">
        <w:rPr>
          <w:lang w:val="en-GB"/>
        </w:rPr>
        <w:fldChar w:fldCharType="begin"/>
      </w:r>
      <w:r w:rsidR="00581DCE">
        <w:rPr>
          <w:lang w:val="en-GB"/>
        </w:rPr>
        <w:instrText xml:space="preserve"> REF _Ref457504414 \h </w:instrText>
      </w:r>
      <w:r w:rsidR="00581DCE">
        <w:rPr>
          <w:lang w:val="en-GB"/>
        </w:rPr>
      </w:r>
      <w:r w:rsidR="00581DCE">
        <w:rPr>
          <w:lang w:val="en-GB"/>
        </w:rPr>
        <w:fldChar w:fldCharType="separate"/>
      </w:r>
      <w:r w:rsidR="00C6265D">
        <w:t xml:space="preserve">Figure </w:t>
      </w:r>
      <w:r w:rsidR="00C6265D">
        <w:rPr>
          <w:noProof/>
        </w:rPr>
        <w:t>10</w:t>
      </w:r>
      <w:r w:rsidR="00581DCE">
        <w:rPr>
          <w:lang w:val="en-GB"/>
        </w:rPr>
        <w:fldChar w:fldCharType="end"/>
      </w:r>
      <w:r w:rsidRPr="005A4506">
        <w:rPr>
          <w:lang w:val="en-GB"/>
        </w:rPr>
        <w:t>), England became</w:t>
      </w:r>
      <w:r w:rsidR="00E2256C">
        <w:rPr>
          <w:lang w:val="en-GB"/>
        </w:rPr>
        <w:t xml:space="preserve"> in 1788</w:t>
      </w:r>
      <w:r w:rsidRPr="005A4506">
        <w:rPr>
          <w:lang w:val="en-GB"/>
        </w:rPr>
        <w:t xml:space="preserve"> the </w:t>
      </w:r>
      <w:r w:rsidR="00A8169B">
        <w:rPr>
          <w:lang w:val="en-GB"/>
        </w:rPr>
        <w:t>second</w:t>
      </w:r>
      <w:r w:rsidRPr="005A4506">
        <w:rPr>
          <w:lang w:val="en-GB"/>
        </w:rPr>
        <w:t xml:space="preserve"> trade partner of France </w:t>
      </w:r>
      <w:r>
        <w:rPr>
          <w:lang w:val="en-GB"/>
        </w:rPr>
        <w:t>i</w:t>
      </w:r>
      <w:r w:rsidRPr="005A4506">
        <w:rPr>
          <w:lang w:val="en-GB"/>
        </w:rPr>
        <w:t xml:space="preserve">n terms of imports, placed just behind </w:t>
      </w:r>
      <w:r w:rsidR="00A8169B">
        <w:rPr>
          <w:lang w:val="en-GB"/>
        </w:rPr>
        <w:t>the French colonies</w:t>
      </w:r>
      <w:r w:rsidRPr="005A4506">
        <w:rPr>
          <w:lang w:val="en-GB"/>
        </w:rPr>
        <w:t>.</w:t>
      </w:r>
      <w:r w:rsidRPr="003F0353">
        <w:t xml:space="preserve"> </w:t>
      </w:r>
      <w:r>
        <w:t xml:space="preserve">In term of exports, England became the fourth trade partner of France in 1787, behind North, Italy and Spain. </w:t>
      </w:r>
    </w:p>
    <w:p w14:paraId="098A41D4" w14:textId="659791E0" w:rsidR="00581DCE" w:rsidRDefault="00FB1C0A" w:rsidP="00581DCE">
      <w:pPr>
        <w:pStyle w:val="Lgende"/>
        <w:keepNext/>
        <w:jc w:val="center"/>
      </w:pPr>
      <w:bookmarkStart w:id="271" w:name="_Ref457504414"/>
      <w:r>
        <w:rPr>
          <w:noProof/>
          <w:lang w:val="fr-FR" w:eastAsia="fr-FR"/>
        </w:rPr>
        <w:drawing>
          <wp:anchor distT="0" distB="0" distL="114300" distR="114300" simplePos="0" relativeHeight="251674624" behindDoc="0" locked="0" layoutInCell="1" allowOverlap="1" wp14:anchorId="2B128148" wp14:editId="74808FE7">
            <wp:simplePos x="0" y="0"/>
            <wp:positionH relativeFrom="margin">
              <wp:posOffset>863600</wp:posOffset>
            </wp:positionH>
            <wp:positionV relativeFrom="margin">
              <wp:posOffset>6533515</wp:posOffset>
            </wp:positionV>
            <wp:extent cx="4131945" cy="3003550"/>
            <wp:effectExtent l="0" t="0" r="825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ange in the proportion of the imports from principal countries in the total of the French imports.png"/>
                    <pic:cNvPicPr/>
                  </pic:nvPicPr>
                  <pic:blipFill>
                    <a:blip r:embed="rId18">
                      <a:extLst>
                        <a:ext uri="{28A0092B-C50C-407E-A947-70E740481C1C}">
                          <a14:useLocalDpi xmlns:a14="http://schemas.microsoft.com/office/drawing/2010/main" val="0"/>
                        </a:ext>
                      </a:extLst>
                    </a:blip>
                    <a:stretch>
                      <a:fillRect/>
                    </a:stretch>
                  </pic:blipFill>
                  <pic:spPr>
                    <a:xfrm>
                      <a:off x="0" y="0"/>
                      <a:ext cx="4131945" cy="3003550"/>
                    </a:xfrm>
                    <a:prstGeom prst="rect">
                      <a:avLst/>
                    </a:prstGeom>
                  </pic:spPr>
                </pic:pic>
              </a:graphicData>
            </a:graphic>
          </wp:anchor>
        </w:drawing>
      </w:r>
      <w:r w:rsidR="00581DCE">
        <w:t xml:space="preserve">Figure </w:t>
      </w:r>
      <w:r w:rsidR="00581DCE">
        <w:fldChar w:fldCharType="begin"/>
      </w:r>
      <w:r w:rsidR="00581DCE">
        <w:instrText xml:space="preserve"> SEQ Figure \* ARABIC </w:instrText>
      </w:r>
      <w:r w:rsidR="00581DCE">
        <w:fldChar w:fldCharType="separate"/>
      </w:r>
      <w:r w:rsidR="00C6265D">
        <w:rPr>
          <w:noProof/>
        </w:rPr>
        <w:t>10</w:t>
      </w:r>
      <w:r w:rsidR="00581DCE">
        <w:fldChar w:fldCharType="end"/>
      </w:r>
      <w:bookmarkEnd w:id="271"/>
    </w:p>
    <w:p w14:paraId="1252BC09" w14:textId="23741BF6" w:rsidR="004C6138" w:rsidRDefault="004C6138" w:rsidP="003151DC">
      <w:pPr>
        <w:jc w:val="center"/>
      </w:pPr>
    </w:p>
    <w:p w14:paraId="42F648BB" w14:textId="37F2A86D" w:rsidR="002F3945" w:rsidRDefault="002F3945" w:rsidP="002F3945">
      <w:pPr>
        <w:pStyle w:val="Pardeliste"/>
        <w:numPr>
          <w:ilvl w:val="0"/>
          <w:numId w:val="3"/>
        </w:numPr>
      </w:pPr>
      <w:r>
        <w:lastRenderedPageBreak/>
        <w:t xml:space="preserve">Trade composition </w:t>
      </w:r>
    </w:p>
    <w:p w14:paraId="7D50F437" w14:textId="16B4C0E6" w:rsidR="002F3945" w:rsidRPr="009E0DCD" w:rsidRDefault="002F3945" w:rsidP="002F3945">
      <w:pPr>
        <w:rPr>
          <w:lang w:val="en-GB"/>
        </w:rPr>
      </w:pPr>
      <w:r w:rsidRPr="009E0DCD">
        <w:rPr>
          <w:lang w:val="en-GB"/>
        </w:rPr>
        <w:t xml:space="preserve">Trade increased with the Treaty but another effect was a shift on the composition of trade. As we see in the literature review, Vergennes wanted to facilitate the development of trade with Great Britain in order to export farm products and imports manufactured ones, in the pure tradition of the physiocracy. </w:t>
      </w:r>
      <w:del w:id="272" w:author="Corentin Ponton" w:date="2016-08-04T12:13:00Z">
        <w:r w:rsidRPr="009E0DCD" w:rsidDel="008C1D01">
          <w:rPr>
            <w:lang w:val="en-GB"/>
          </w:rPr>
          <w:delText xml:space="preserve">Figures </w:delText>
        </w:r>
      </w:del>
      <w:ins w:id="273" w:author="Corentin Ponton" w:date="2016-08-04T12:13:00Z">
        <w:r w:rsidR="008C1D01">
          <w:rPr>
            <w:lang w:val="en-GB"/>
          </w:rPr>
          <w:t>My results</w:t>
        </w:r>
      </w:ins>
      <w:ins w:id="274" w:author="Corentin Ponton" w:date="2016-08-04T12:15:00Z">
        <w:r w:rsidR="00996334">
          <w:rPr>
            <w:lang w:val="en-GB"/>
          </w:rPr>
          <w:t xml:space="preserve"> </w:t>
        </w:r>
      </w:ins>
      <w:ins w:id="275" w:author="Corentin Ponton" w:date="2016-08-04T12:13:00Z">
        <w:r w:rsidR="008C1D01" w:rsidRPr="009E0DCD">
          <w:rPr>
            <w:lang w:val="en-GB"/>
          </w:rPr>
          <w:t xml:space="preserve"> </w:t>
        </w:r>
      </w:ins>
      <w:r w:rsidRPr="009E0DCD">
        <w:rPr>
          <w:lang w:val="en-GB"/>
        </w:rPr>
        <w:t>seem to tell a same story. To study the composition of trade, I used the Standard International Trade Classification (SITC)</w:t>
      </w:r>
      <w:r>
        <w:rPr>
          <w:lang w:val="en-GB"/>
        </w:rPr>
        <w:t xml:space="preserve"> in his third revision</w:t>
      </w:r>
      <w:r w:rsidRPr="009E0DCD">
        <w:rPr>
          <w:lang w:val="en-GB"/>
        </w:rPr>
        <w:t xml:space="preserve">, a classification of goods </w:t>
      </w:r>
      <w:r>
        <w:rPr>
          <w:lang w:val="en-GB"/>
        </w:rPr>
        <w:t>made by the United Nations</w:t>
      </w:r>
      <w:r w:rsidRPr="009E0DCD">
        <w:rPr>
          <w:lang w:val="en-GB"/>
        </w:rPr>
        <w:t xml:space="preserve"> to classify the exports and imports of a country to enable comparing different countries and years</w:t>
      </w:r>
      <w:r>
        <w:rPr>
          <w:lang w:val="en-GB"/>
        </w:rPr>
        <w:t xml:space="preserve">. </w:t>
      </w:r>
    </w:p>
    <w:p w14:paraId="25B5CA5C" w14:textId="13AF9F2F" w:rsidR="002F3945" w:rsidRDefault="002F3945" w:rsidP="002F3945"/>
    <w:p w14:paraId="3FBC7213" w14:textId="327AEE4C" w:rsidR="007A7F24" w:rsidRDefault="00996334" w:rsidP="002F3945">
      <w:pPr>
        <w:rPr>
          <w:lang w:val="en-GB"/>
        </w:rPr>
      </w:pPr>
      <w:r>
        <w:rPr>
          <w:noProof/>
          <w:lang w:val="fr-FR" w:eastAsia="fr-FR"/>
        </w:rPr>
        <w:drawing>
          <wp:anchor distT="0" distB="0" distL="114300" distR="114300" simplePos="0" relativeHeight="251660288" behindDoc="0" locked="0" layoutInCell="1" allowOverlap="1" wp14:anchorId="7F1A84A9" wp14:editId="54736AE5">
            <wp:simplePos x="0" y="0"/>
            <wp:positionH relativeFrom="margin">
              <wp:posOffset>2921635</wp:posOffset>
            </wp:positionH>
            <wp:positionV relativeFrom="margin">
              <wp:posOffset>3446145</wp:posOffset>
            </wp:positionV>
            <wp:extent cx="3611880" cy="262699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Proportion%20of%20each%20SITC%20category%20in%20the%20french%20imports%20from%20Great%20Britain%20(1788).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611880" cy="2626995"/>
                    </a:xfrm>
                    <a:prstGeom prst="rect">
                      <a:avLst/>
                    </a:prstGeom>
                    <a:noFill/>
                    <a:ln>
                      <a:noFill/>
                    </a:ln>
                  </pic:spPr>
                </pic:pic>
              </a:graphicData>
            </a:graphic>
          </wp:anchor>
        </w:drawing>
      </w:r>
      <w:r>
        <w:rPr>
          <w:noProof/>
          <w:lang w:val="fr-FR" w:eastAsia="fr-FR"/>
        </w:rPr>
        <w:drawing>
          <wp:anchor distT="0" distB="0" distL="114300" distR="114300" simplePos="0" relativeHeight="251659264" behindDoc="0" locked="0" layoutInCell="1" allowOverlap="1" wp14:anchorId="03CCE894" wp14:editId="241AA559">
            <wp:simplePos x="0" y="0"/>
            <wp:positionH relativeFrom="margin">
              <wp:posOffset>-735965</wp:posOffset>
            </wp:positionH>
            <wp:positionV relativeFrom="margin">
              <wp:posOffset>3445510</wp:posOffset>
            </wp:positionV>
            <wp:extent cx="3611880" cy="262699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Proportion%20of%20each%20SITC%20category%20in%20the%20french%20imports%20from%20Great%20Britain%20(1778).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611880" cy="2626995"/>
                    </a:xfrm>
                    <a:prstGeom prst="rect">
                      <a:avLst/>
                    </a:prstGeom>
                    <a:noFill/>
                    <a:ln>
                      <a:noFill/>
                    </a:ln>
                  </pic:spPr>
                </pic:pic>
              </a:graphicData>
            </a:graphic>
          </wp:anchor>
        </w:drawing>
      </w:r>
      <w:r w:rsidR="003151DC">
        <w:rPr>
          <w:noProof/>
          <w:lang w:val="fr-FR" w:eastAsia="fr-FR"/>
        </w:rPr>
        <mc:AlternateContent>
          <mc:Choice Requires="wps">
            <w:drawing>
              <wp:anchor distT="0" distB="0" distL="114300" distR="114300" simplePos="0" relativeHeight="251666432" behindDoc="0" locked="0" layoutInCell="1" allowOverlap="1" wp14:anchorId="5059A5CE" wp14:editId="4665B0E2">
                <wp:simplePos x="0" y="0"/>
                <wp:positionH relativeFrom="column">
                  <wp:posOffset>3035935</wp:posOffset>
                </wp:positionH>
                <wp:positionV relativeFrom="paragraph">
                  <wp:posOffset>1287145</wp:posOffset>
                </wp:positionV>
                <wp:extent cx="3611880" cy="228600"/>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3611880" cy="228600"/>
                        </a:xfrm>
                        <a:prstGeom prst="rect">
                          <a:avLst/>
                        </a:prstGeom>
                        <a:solidFill>
                          <a:prstClr val="white"/>
                        </a:solidFill>
                        <a:ln>
                          <a:noFill/>
                        </a:ln>
                        <a:effectLst/>
                      </wps:spPr>
                      <wps:txbx>
                        <w:txbxContent>
                          <w:p w14:paraId="0833D628" w14:textId="35D2FA69" w:rsidR="00C6265D" w:rsidRPr="005E5F34" w:rsidRDefault="00C6265D" w:rsidP="007A7F24">
                            <w:pPr>
                              <w:pStyle w:val="Lgende"/>
                              <w:jc w:val="center"/>
                              <w:rPr>
                                <w:noProof/>
                                <w:sz w:val="22"/>
                                <w:szCs w:val="22"/>
                              </w:rPr>
                            </w:pPr>
                            <w:bookmarkStart w:id="276" w:name="_Ref457504850"/>
                            <w:r>
                              <w:t xml:space="preserve">Figure </w:t>
                            </w:r>
                            <w:ins w:id="277" w:author="Corentin Ponton" w:date="2016-08-04T13:10:00Z">
                              <w:r>
                                <w:t>12</w:t>
                              </w:r>
                            </w:ins>
                            <w:del w:id="278" w:author="Corentin Ponton" w:date="2016-08-04T13:10:00Z">
                              <w:r w:rsidDel="00E052DD">
                                <w:fldChar w:fldCharType="begin"/>
                              </w:r>
                              <w:r w:rsidDel="00E052DD">
                                <w:delInstrText xml:space="preserve"> SEQ Figure \* ARABIC </w:delInstrText>
                              </w:r>
                              <w:r w:rsidDel="00E052DD">
                                <w:fldChar w:fldCharType="separate"/>
                              </w:r>
                              <w:r w:rsidDel="00E052DD">
                                <w:rPr>
                                  <w:noProof/>
                                </w:rPr>
                                <w:delText>10</w:delText>
                              </w:r>
                              <w:r w:rsidDel="00E052DD">
                                <w:fldChar w:fldCharType="end"/>
                              </w:r>
                            </w:del>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59A5CE" id="_x0000_t202" coordsize="21600,21600" o:spt="202" path="m0,0l0,21600,21600,21600,21600,0xe">
                <v:stroke joinstyle="miter"/>
                <v:path gradientshapeok="t" o:connecttype="rect"/>
              </v:shapetype>
              <v:shape id="Zone de texte 18" o:spid="_x0000_s1026" type="#_x0000_t202" style="position:absolute;left:0;text-align:left;margin-left:239.05pt;margin-top:101.35pt;width:284.4pt;height: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" stroked="f">
                <v:textbox inset="0,0,0,0">
                  <w:txbxContent>
                    <w:p w14:paraId="0833D628" w14:textId="35D2FA69" w:rsidR="00C6265D" w:rsidRPr="005E5F34" w:rsidRDefault="00C6265D" w:rsidP="007A7F24">
                      <w:pPr>
                        <w:pStyle w:val="Lgende"/>
                        <w:jc w:val="center"/>
                        <w:rPr>
                          <w:noProof/>
                          <w:sz w:val="22"/>
                          <w:szCs w:val="22"/>
                        </w:rPr>
                      </w:pPr>
                      <w:bookmarkStart w:id="279" w:name="_Ref457504850"/>
                      <w:r>
                        <w:t xml:space="preserve">Figure </w:t>
                      </w:r>
                      <w:ins w:id="280" w:author="Corentin Ponton" w:date="2016-08-04T13:10:00Z">
                        <w:r>
                          <w:t>12</w:t>
                        </w:r>
                      </w:ins>
                      <w:del w:id="281" w:author="Corentin Ponton" w:date="2016-08-04T13:10:00Z">
                        <w:r w:rsidDel="00E052DD">
                          <w:fldChar w:fldCharType="begin"/>
                        </w:r>
                        <w:r w:rsidDel="00E052DD">
                          <w:delInstrText xml:space="preserve"> SEQ Figure \* ARABIC </w:delInstrText>
                        </w:r>
                        <w:r w:rsidDel="00E052DD">
                          <w:fldChar w:fldCharType="separate"/>
                        </w:r>
                        <w:r w:rsidDel="00E052DD">
                          <w:rPr>
                            <w:noProof/>
                          </w:rPr>
                          <w:delText>10</w:delText>
                        </w:r>
                        <w:r w:rsidDel="00E052DD">
                          <w:fldChar w:fldCharType="end"/>
                        </w:r>
                      </w:del>
                      <w:bookmarkEnd w:id="279"/>
                    </w:p>
                  </w:txbxContent>
                </v:textbox>
                <w10:wrap type="square"/>
              </v:shape>
            </w:pict>
          </mc:Fallback>
        </mc:AlternateContent>
      </w:r>
      <w:r w:rsidR="002F3945" w:rsidRPr="00E519A4">
        <w:rPr>
          <w:lang w:val="en-GB"/>
        </w:rPr>
        <w:t xml:space="preserve">For the exports of England to France, the export structure was more diversified in 1778 than in 1788. Indeed, England exported predominantly food and live animals (SITC 0), beverages and </w:t>
      </w:r>
      <w:r w:rsidR="002F3945">
        <w:rPr>
          <w:lang w:val="en-GB"/>
        </w:rPr>
        <w:t>tobacco (SITC 1), m</w:t>
      </w:r>
      <w:r w:rsidR="002F3945" w:rsidRPr="00E519A4">
        <w:rPr>
          <w:lang w:val="en-GB"/>
        </w:rPr>
        <w:t>ineral fuels, lubricants and related materials (SITC 3)</w:t>
      </w:r>
      <w:r w:rsidR="002F3945">
        <w:rPr>
          <w:lang w:val="en-GB"/>
        </w:rPr>
        <w:t>,</w:t>
      </w:r>
      <w:r w:rsidR="002F3945" w:rsidRPr="00E519A4">
        <w:rPr>
          <w:lang w:val="en-GB"/>
        </w:rPr>
        <w:t xml:space="preserve"> and </w:t>
      </w:r>
      <w:r w:rsidR="002F3945">
        <w:rPr>
          <w:lang w:val="en-GB"/>
        </w:rPr>
        <w:t>m</w:t>
      </w:r>
      <w:r w:rsidR="002F3945" w:rsidRPr="00E519A4">
        <w:rPr>
          <w:lang w:val="en-GB"/>
        </w:rPr>
        <w:t>anufactured goods (SITC 6)</w:t>
      </w:r>
      <w:r w:rsidR="007A7F24">
        <w:rPr>
          <w:lang w:val="en-GB"/>
        </w:rPr>
        <w:t xml:space="preserve"> in 1778 (</w:t>
      </w:r>
      <w:ins w:id="282" w:author="Corentin Ponton" w:date="2016-08-04T13:10:00Z">
        <w:r w:rsidR="00E052DD">
          <w:rPr>
            <w:lang w:val="en-GB"/>
          </w:rPr>
          <w:t>Figure 11</w:t>
        </w:r>
      </w:ins>
      <w:del w:id="283" w:author="Corentin Ponton" w:date="2016-08-04T13:10:00Z">
        <w:r w:rsidR="007A7F24" w:rsidDel="00E052DD">
          <w:rPr>
            <w:lang w:val="en-GB"/>
          </w:rPr>
          <w:fldChar w:fldCharType="begin"/>
        </w:r>
        <w:r w:rsidR="007A7F24" w:rsidDel="00E052DD">
          <w:rPr>
            <w:lang w:val="en-GB"/>
          </w:rPr>
          <w:delInstrText xml:space="preserve"> REF _Ref457504835 \h </w:delInstrText>
        </w:r>
        <w:r w:rsidR="007A7F24" w:rsidDel="00E052DD">
          <w:rPr>
            <w:lang w:val="en-GB"/>
          </w:rPr>
        </w:r>
        <w:r w:rsidR="007A7F24" w:rsidDel="00E052DD">
          <w:rPr>
            <w:lang w:val="en-GB"/>
          </w:rPr>
          <w:fldChar w:fldCharType="separate"/>
        </w:r>
        <w:r w:rsidR="007A7F24" w:rsidDel="00E052DD">
          <w:delText xml:space="preserve">Figure </w:delText>
        </w:r>
        <w:r w:rsidR="007A7F24" w:rsidDel="00E052DD">
          <w:rPr>
            <w:noProof/>
          </w:rPr>
          <w:delText>9</w:delText>
        </w:r>
        <w:r w:rsidR="007A7F24" w:rsidDel="00E052DD">
          <w:rPr>
            <w:lang w:val="en-GB"/>
          </w:rPr>
          <w:fldChar w:fldCharType="end"/>
        </w:r>
      </w:del>
      <w:r w:rsidR="007A7F24">
        <w:rPr>
          <w:lang w:val="en-GB"/>
        </w:rPr>
        <w:t>)</w:t>
      </w:r>
      <w:r w:rsidR="002F3945" w:rsidRPr="00E519A4">
        <w:rPr>
          <w:lang w:val="en-GB"/>
        </w:rPr>
        <w:t>.</w:t>
      </w:r>
      <w:r w:rsidR="002F3945">
        <w:rPr>
          <w:lang w:val="en-GB"/>
        </w:rPr>
        <w:t xml:space="preserve"> But in 1788</w:t>
      </w:r>
      <w:r w:rsidR="007A7F24">
        <w:rPr>
          <w:lang w:val="en-GB"/>
        </w:rPr>
        <w:t xml:space="preserve"> (</w:t>
      </w:r>
      <w:ins w:id="284" w:author="Corentin Ponton" w:date="2016-08-04T13:10:00Z">
        <w:r w:rsidR="009658E0">
          <w:rPr>
            <w:lang w:val="en-GB"/>
          </w:rPr>
          <w:t>Figure 12</w:t>
        </w:r>
      </w:ins>
      <w:del w:id="285" w:author="Corentin Ponton" w:date="2016-08-04T13:10:00Z">
        <w:r w:rsidR="007A7F24" w:rsidDel="009658E0">
          <w:rPr>
            <w:lang w:val="en-GB"/>
          </w:rPr>
          <w:fldChar w:fldCharType="begin"/>
        </w:r>
        <w:r w:rsidR="007A7F24" w:rsidDel="009658E0">
          <w:rPr>
            <w:lang w:val="en-GB"/>
          </w:rPr>
          <w:delInstrText xml:space="preserve"> REF _Ref457504850 \h </w:delInstrText>
        </w:r>
        <w:r w:rsidR="007A7F24" w:rsidDel="009658E0">
          <w:rPr>
            <w:lang w:val="en-GB"/>
          </w:rPr>
        </w:r>
        <w:r w:rsidR="007A7F24" w:rsidDel="009658E0">
          <w:rPr>
            <w:lang w:val="en-GB"/>
          </w:rPr>
          <w:fldChar w:fldCharType="separate"/>
        </w:r>
        <w:r w:rsidR="006604C3" w:rsidDel="009658E0">
          <w:delText xml:space="preserve">Figure </w:delText>
        </w:r>
        <w:r w:rsidR="006604C3" w:rsidDel="009658E0">
          <w:rPr>
            <w:noProof/>
          </w:rPr>
          <w:delText>10</w:delText>
        </w:r>
        <w:r w:rsidR="007A7F24" w:rsidDel="009658E0">
          <w:rPr>
            <w:lang w:val="en-GB"/>
          </w:rPr>
          <w:fldChar w:fldCharType="end"/>
        </w:r>
      </w:del>
      <w:r w:rsidR="007A7F24">
        <w:rPr>
          <w:lang w:val="en-GB"/>
        </w:rPr>
        <w:t>)</w:t>
      </w:r>
      <w:r w:rsidR="002F3945">
        <w:rPr>
          <w:lang w:val="en-GB"/>
        </w:rPr>
        <w:t>, m</w:t>
      </w:r>
      <w:r w:rsidR="002F3945" w:rsidRPr="00E519A4">
        <w:rPr>
          <w:lang w:val="en-GB"/>
        </w:rPr>
        <w:t>anufactured goods</w:t>
      </w:r>
      <w:r w:rsidR="002F3945">
        <w:rPr>
          <w:lang w:val="en-GB"/>
        </w:rPr>
        <w:t xml:space="preserve"> (SITC 6) accounted for a large part of the British exports to France (more than 50%). </w:t>
      </w:r>
    </w:p>
    <w:p w14:paraId="470354FC" w14:textId="5520E67E" w:rsidR="004C6138" w:rsidRDefault="003151DC" w:rsidP="0060600B">
      <w:pPr>
        <w:rPr>
          <w:lang w:val="en-GB"/>
        </w:rPr>
      </w:pPr>
      <w:r>
        <w:rPr>
          <w:noProof/>
          <w:lang w:val="fr-FR" w:eastAsia="fr-FR"/>
        </w:rPr>
        <mc:AlternateContent>
          <mc:Choice Requires="wps">
            <w:drawing>
              <wp:anchor distT="0" distB="0" distL="114300" distR="114300" simplePos="0" relativeHeight="251664384" behindDoc="0" locked="0" layoutInCell="1" allowOverlap="1" wp14:anchorId="5ED853C3" wp14:editId="44689A4A">
                <wp:simplePos x="0" y="0"/>
                <wp:positionH relativeFrom="column">
                  <wp:posOffset>-390525</wp:posOffset>
                </wp:positionH>
                <wp:positionV relativeFrom="paragraph">
                  <wp:posOffset>69215</wp:posOffset>
                </wp:positionV>
                <wp:extent cx="3267075" cy="228600"/>
                <wp:effectExtent l="0" t="0" r="9525" b="0"/>
                <wp:wrapSquare wrapText="bothSides"/>
                <wp:docPr id="17" name="Zone de texte 17"/>
                <wp:cNvGraphicFramePr/>
                <a:graphic xmlns:a="http://schemas.openxmlformats.org/drawingml/2006/main">
                  <a:graphicData uri="http://schemas.microsoft.com/office/word/2010/wordprocessingShape">
                    <wps:wsp>
                      <wps:cNvSpPr txBox="1"/>
                      <wps:spPr>
                        <a:xfrm>
                          <a:off x="0" y="0"/>
                          <a:ext cx="3267075" cy="228600"/>
                        </a:xfrm>
                        <a:prstGeom prst="rect">
                          <a:avLst/>
                        </a:prstGeom>
                        <a:solidFill>
                          <a:prstClr val="white"/>
                        </a:solidFill>
                        <a:ln>
                          <a:noFill/>
                        </a:ln>
                        <a:effectLst/>
                      </wps:spPr>
                      <wps:txbx>
                        <w:txbxContent>
                          <w:p w14:paraId="742C8E3E" w14:textId="6FC120D7" w:rsidR="00C6265D" w:rsidRPr="001F288C" w:rsidRDefault="00C6265D" w:rsidP="007A7F24">
                            <w:pPr>
                              <w:pStyle w:val="Lgende"/>
                              <w:jc w:val="center"/>
                              <w:rPr>
                                <w:noProof/>
                                <w:sz w:val="22"/>
                                <w:szCs w:val="22"/>
                              </w:rPr>
                            </w:pPr>
                            <w:bookmarkStart w:id="286" w:name="_Ref457504835"/>
                            <w:r>
                              <w:t xml:space="preserve">Figure </w:t>
                            </w:r>
                            <w:ins w:id="287" w:author="Corentin Ponton" w:date="2016-08-04T13:09:00Z">
                              <w:r>
                                <w:t>11</w:t>
                              </w:r>
                            </w:ins>
                            <w:del w:id="288" w:author="Corentin Ponton" w:date="2016-08-04T13:09:00Z">
                              <w:r w:rsidDel="00E052DD">
                                <w:fldChar w:fldCharType="begin"/>
                              </w:r>
                              <w:r w:rsidDel="00E052DD">
                                <w:delInstrText xml:space="preserve"> SEQ Figure \* ARABIC </w:delInstrText>
                              </w:r>
                              <w:r w:rsidDel="00E052DD">
                                <w:fldChar w:fldCharType="separate"/>
                              </w:r>
                              <w:r w:rsidDel="00E052DD">
                                <w:rPr>
                                  <w:noProof/>
                                </w:rPr>
                                <w:delText>9</w:delText>
                              </w:r>
                              <w:r w:rsidDel="00E052DD">
                                <w:fldChar w:fldCharType="end"/>
                              </w:r>
                            </w:del>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853C3" id="Zone de texte 17" o:spid="_x0000_s1027" type="#_x0000_t202" style="position:absolute;left:0;text-align:left;margin-left:-30.75pt;margin-top:5.45pt;width:257.25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" stroked="f">
                <v:textbox inset="0,0,0,0">
                  <w:txbxContent>
                    <w:p w14:paraId="742C8E3E" w14:textId="6FC120D7" w:rsidR="00C6265D" w:rsidRPr="001F288C" w:rsidRDefault="00C6265D" w:rsidP="007A7F24">
                      <w:pPr>
                        <w:pStyle w:val="Lgende"/>
                        <w:jc w:val="center"/>
                        <w:rPr>
                          <w:noProof/>
                          <w:sz w:val="22"/>
                          <w:szCs w:val="22"/>
                        </w:rPr>
                      </w:pPr>
                      <w:bookmarkStart w:id="289" w:name="_Ref457504835"/>
                      <w:r>
                        <w:t xml:space="preserve">Figure </w:t>
                      </w:r>
                      <w:ins w:id="290" w:author="Corentin Ponton" w:date="2016-08-04T13:09:00Z">
                        <w:r>
                          <w:t>11</w:t>
                        </w:r>
                      </w:ins>
                      <w:del w:id="291" w:author="Corentin Ponton" w:date="2016-08-04T13:09:00Z">
                        <w:r w:rsidDel="00E052DD">
                          <w:fldChar w:fldCharType="begin"/>
                        </w:r>
                        <w:r w:rsidDel="00E052DD">
                          <w:delInstrText xml:space="preserve"> SEQ Figure \* ARABIC </w:delInstrText>
                        </w:r>
                        <w:r w:rsidDel="00E052DD">
                          <w:fldChar w:fldCharType="separate"/>
                        </w:r>
                        <w:r w:rsidDel="00E052DD">
                          <w:rPr>
                            <w:noProof/>
                          </w:rPr>
                          <w:delText>9</w:delText>
                        </w:r>
                        <w:r w:rsidDel="00E052DD">
                          <w:fldChar w:fldCharType="end"/>
                        </w:r>
                      </w:del>
                      <w:bookmarkEnd w:id="289"/>
                    </w:p>
                  </w:txbxContent>
                </v:textbox>
                <w10:wrap type="square"/>
              </v:shape>
            </w:pict>
          </mc:Fallback>
        </mc:AlternateContent>
      </w:r>
    </w:p>
    <w:p w14:paraId="21A727EE" w14:textId="605F9B34" w:rsidR="002F3945" w:rsidRPr="004C6138" w:rsidRDefault="002F3945" w:rsidP="0060600B">
      <w:pPr>
        <w:rPr>
          <w:lang w:val="en-GB"/>
        </w:rPr>
      </w:pPr>
      <w:r w:rsidRPr="0060600B">
        <w:rPr>
          <w:lang w:val="en-GB"/>
        </w:rPr>
        <w:t>For a better understanding of this new export structure, I looked into SITC 6 products to know precisely the products exported to France by England. The results are presented in the figure below (</w:t>
      </w:r>
      <w:ins w:id="292" w:author="Corentin Ponton" w:date="2016-08-04T13:10:00Z">
        <w:r w:rsidR="009658E0">
          <w:rPr>
            <w:lang w:val="en-GB"/>
          </w:rPr>
          <w:t>Figure 13</w:t>
        </w:r>
      </w:ins>
      <w:del w:id="293" w:author="Corentin Ponton" w:date="2016-08-04T13:10:00Z">
        <w:r w:rsidR="007A7F24" w:rsidDel="009658E0">
          <w:rPr>
            <w:lang w:val="en-GB"/>
          </w:rPr>
          <w:fldChar w:fldCharType="begin"/>
        </w:r>
        <w:r w:rsidR="007A7F24" w:rsidDel="009658E0">
          <w:rPr>
            <w:lang w:val="en-GB"/>
          </w:rPr>
          <w:delInstrText xml:space="preserve"> REF _Ref457504950 \h </w:delInstrText>
        </w:r>
        <w:r w:rsidR="007A7F24" w:rsidDel="009658E0">
          <w:rPr>
            <w:lang w:val="en-GB"/>
          </w:rPr>
        </w:r>
        <w:r w:rsidR="007A7F24" w:rsidDel="009658E0">
          <w:rPr>
            <w:lang w:val="en-GB"/>
          </w:rPr>
          <w:fldChar w:fldCharType="separate"/>
        </w:r>
        <w:r w:rsidR="007A7F24" w:rsidDel="009658E0">
          <w:delText xml:space="preserve">Figure </w:delText>
        </w:r>
        <w:r w:rsidR="007A7F24" w:rsidDel="009658E0">
          <w:rPr>
            <w:noProof/>
          </w:rPr>
          <w:delText>11</w:delText>
        </w:r>
        <w:r w:rsidR="007A7F24" w:rsidDel="009658E0">
          <w:rPr>
            <w:lang w:val="en-GB"/>
          </w:rPr>
          <w:fldChar w:fldCharType="end"/>
        </w:r>
      </w:del>
      <w:r w:rsidRPr="0060600B">
        <w:rPr>
          <w:lang w:val="en-GB"/>
        </w:rPr>
        <w:t>). Most of the manufactured goods exported are metal products (34%</w:t>
      </w:r>
      <w:r w:rsidR="003C06CA">
        <w:rPr>
          <w:lang w:val="en-GB"/>
        </w:rPr>
        <w:t>, SITC 6j</w:t>
      </w:r>
      <w:r w:rsidRPr="0060600B">
        <w:rPr>
          <w:lang w:val="en-GB"/>
        </w:rPr>
        <w:t xml:space="preserve">), </w:t>
      </w:r>
      <w:r w:rsidRPr="0060600B">
        <w:rPr>
          <w:rFonts w:eastAsia="Times New Roman"/>
          <w:lang w:val="en-GB" w:eastAsia="fr-FR"/>
        </w:rPr>
        <w:t>cotton threads and fabrics (24%</w:t>
      </w:r>
      <w:r w:rsidR="003C06CA">
        <w:rPr>
          <w:rFonts w:eastAsia="Times New Roman"/>
          <w:lang w:val="en-GB" w:eastAsia="fr-FR"/>
        </w:rPr>
        <w:t>, SITC 6g</w:t>
      </w:r>
      <w:r w:rsidRPr="0060600B">
        <w:rPr>
          <w:rFonts w:eastAsia="Times New Roman"/>
          <w:lang w:val="en-GB" w:eastAsia="fr-FR"/>
        </w:rPr>
        <w:t>), wool threads and fabrics (18%</w:t>
      </w:r>
      <w:r w:rsidR="003C06CA">
        <w:rPr>
          <w:rFonts w:eastAsia="Times New Roman"/>
          <w:lang w:val="en-GB" w:eastAsia="fr-FR"/>
        </w:rPr>
        <w:t>, SITC 6e</w:t>
      </w:r>
      <w:r w:rsidRPr="0060600B">
        <w:rPr>
          <w:rFonts w:eastAsia="Times New Roman"/>
          <w:lang w:val="en-GB" w:eastAsia="fr-FR"/>
        </w:rPr>
        <w:t>) and silk threads and fabrics (13%</w:t>
      </w:r>
      <w:r w:rsidR="003C06CA">
        <w:rPr>
          <w:rFonts w:eastAsia="Times New Roman"/>
          <w:lang w:val="en-GB" w:eastAsia="fr-FR"/>
        </w:rPr>
        <w:t>, SITC 6f</w:t>
      </w:r>
      <w:r w:rsidRPr="0060600B">
        <w:rPr>
          <w:rFonts w:eastAsia="Times New Roman"/>
          <w:lang w:val="en-GB" w:eastAsia="fr-FR"/>
        </w:rPr>
        <w:t xml:space="preserve">). This result was to be expected because metal products (Hardware, cutlery, cabinet ware, turnery), cotton products (all sort of cottons manufactured) and woollens (whether knit or wove) were impacted by the treaty. </w:t>
      </w:r>
    </w:p>
    <w:p w14:paraId="120BB613" w14:textId="75AE2F10" w:rsidR="007A7F24" w:rsidRDefault="007A7F24" w:rsidP="0060600B">
      <w:pPr>
        <w:rPr>
          <w:rFonts w:eastAsia="Times New Roman"/>
          <w:lang w:val="en-GB" w:eastAsia="fr-FR"/>
        </w:rPr>
      </w:pPr>
    </w:p>
    <w:p w14:paraId="72AC3E71" w14:textId="52F73A6D" w:rsidR="007A7F24" w:rsidRDefault="007A7F24" w:rsidP="0060600B">
      <w:pPr>
        <w:rPr>
          <w:rFonts w:eastAsia="Times New Roman"/>
          <w:lang w:val="en-GB" w:eastAsia="fr-FR"/>
        </w:rPr>
      </w:pPr>
    </w:p>
    <w:p w14:paraId="54E46BF6" w14:textId="3D045317" w:rsidR="007A7F24" w:rsidRDefault="007A7F24" w:rsidP="0060600B">
      <w:pPr>
        <w:rPr>
          <w:rFonts w:eastAsia="Times New Roman"/>
          <w:lang w:val="en-GB" w:eastAsia="fr-FR"/>
        </w:rPr>
      </w:pPr>
    </w:p>
    <w:p w14:paraId="5A0EA065" w14:textId="44E63DC1" w:rsidR="007A7F24" w:rsidRDefault="007A7F24" w:rsidP="0060600B">
      <w:pPr>
        <w:rPr>
          <w:rFonts w:eastAsia="Times New Roman"/>
          <w:lang w:val="en-GB" w:eastAsia="fr-FR"/>
        </w:rPr>
      </w:pPr>
    </w:p>
    <w:p w14:paraId="7E2C2F55" w14:textId="64E577A4" w:rsidR="007A7F24" w:rsidRDefault="003151DC" w:rsidP="0060600B">
      <w:pPr>
        <w:rPr>
          <w:rFonts w:eastAsia="Times New Roman"/>
          <w:lang w:val="en-GB" w:eastAsia="fr-FR"/>
        </w:rPr>
      </w:pPr>
      <w:r>
        <w:rPr>
          <w:noProof/>
          <w:lang w:val="fr-FR" w:eastAsia="fr-FR"/>
        </w:rPr>
        <w:lastRenderedPageBreak/>
        <mc:AlternateContent>
          <mc:Choice Requires="wps">
            <w:drawing>
              <wp:anchor distT="0" distB="0" distL="114300" distR="114300" simplePos="0" relativeHeight="251669504" behindDoc="0" locked="0" layoutInCell="1" allowOverlap="1" wp14:anchorId="1AA9E94A" wp14:editId="7AA41F15">
                <wp:simplePos x="0" y="0"/>
                <wp:positionH relativeFrom="column">
                  <wp:posOffset>1094740</wp:posOffset>
                </wp:positionH>
                <wp:positionV relativeFrom="paragraph">
                  <wp:posOffset>17780</wp:posOffset>
                </wp:positionV>
                <wp:extent cx="3613785" cy="2286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3613785" cy="228600"/>
                        </a:xfrm>
                        <a:prstGeom prst="rect">
                          <a:avLst/>
                        </a:prstGeom>
                        <a:solidFill>
                          <a:prstClr val="white"/>
                        </a:solidFill>
                        <a:ln>
                          <a:noFill/>
                        </a:ln>
                        <a:effectLst/>
                      </wps:spPr>
                      <wps:txbx>
                        <w:txbxContent>
                          <w:p w14:paraId="12CB3A4A" w14:textId="00DD85F1" w:rsidR="00C6265D" w:rsidRPr="00A75F2E" w:rsidRDefault="00C6265D" w:rsidP="007A7F24">
                            <w:pPr>
                              <w:pStyle w:val="Lgende"/>
                              <w:jc w:val="center"/>
                              <w:rPr>
                                <w:noProof/>
                                <w:sz w:val="22"/>
                                <w:szCs w:val="22"/>
                              </w:rPr>
                            </w:pPr>
                            <w:bookmarkStart w:id="294" w:name="_Ref457504950"/>
                            <w:r>
                              <w:t>Figure</w:t>
                            </w:r>
                            <w:ins w:id="295" w:author="Corentin Ponton" w:date="2016-08-04T13:10:00Z">
                              <w:r>
                                <w:t xml:space="preserve"> </w:t>
                              </w:r>
                            </w:ins>
                            <w:del w:id="296" w:author="Corentin Ponton" w:date="2016-08-04T13:10:00Z">
                              <w:r w:rsidDel="009658E0">
                                <w:delText xml:space="preserve"> </w:delText>
                              </w:r>
                            </w:del>
                            <w:ins w:id="297" w:author="Corentin Ponton" w:date="2016-08-04T13:10:00Z">
                              <w:r>
                                <w:t>1</w:t>
                              </w:r>
                            </w:ins>
                            <w:del w:id="298" w:author="Corentin Ponton" w:date="2016-08-04T13:10:00Z">
                              <w:r w:rsidDel="009658E0">
                                <w:fldChar w:fldCharType="begin"/>
                              </w:r>
                              <w:r w:rsidDel="009658E0">
                                <w:delInstrText xml:space="preserve"> SEQ Figure \* ARABIC </w:delInstrText>
                              </w:r>
                              <w:r w:rsidDel="009658E0">
                                <w:fldChar w:fldCharType="separate"/>
                              </w:r>
                              <w:r w:rsidDel="009658E0">
                                <w:rPr>
                                  <w:noProof/>
                                </w:rPr>
                                <w:delText>11</w:delText>
                              </w:r>
                              <w:r w:rsidDel="009658E0">
                                <w:fldChar w:fldCharType="end"/>
                              </w:r>
                            </w:del>
                            <w:bookmarkEnd w:id="294"/>
                            <w:ins w:id="299" w:author="Corentin Ponton" w:date="2016-08-04T13:10:00Z">
                              <w:r>
                                <w:t>3</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9E94A" id="Zone de texte 20" o:spid="_x0000_s1028" type="#_x0000_t202" style="position:absolute;left:0;text-align:left;margin-left:86.2pt;margin-top:1.4pt;width:284.55pt;height:1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" stroked="f">
                <v:textbox inset="0,0,0,0">
                  <w:txbxContent>
                    <w:p w14:paraId="12CB3A4A" w14:textId="00DD85F1" w:rsidR="00C6265D" w:rsidRPr="00A75F2E" w:rsidRDefault="00C6265D" w:rsidP="007A7F24">
                      <w:pPr>
                        <w:pStyle w:val="Lgende"/>
                        <w:jc w:val="center"/>
                        <w:rPr>
                          <w:noProof/>
                          <w:sz w:val="22"/>
                          <w:szCs w:val="22"/>
                        </w:rPr>
                      </w:pPr>
                      <w:bookmarkStart w:id="300" w:name="_Ref457504950"/>
                      <w:r>
                        <w:t>Figure</w:t>
                      </w:r>
                      <w:ins w:id="301" w:author="Corentin Ponton" w:date="2016-08-04T13:10:00Z">
                        <w:r>
                          <w:t xml:space="preserve"> </w:t>
                        </w:r>
                      </w:ins>
                      <w:del w:id="302" w:author="Corentin Ponton" w:date="2016-08-04T13:10:00Z">
                        <w:r w:rsidDel="009658E0">
                          <w:delText xml:space="preserve"> </w:delText>
                        </w:r>
                      </w:del>
                      <w:ins w:id="303" w:author="Corentin Ponton" w:date="2016-08-04T13:10:00Z">
                        <w:r>
                          <w:t>1</w:t>
                        </w:r>
                      </w:ins>
                      <w:del w:id="304" w:author="Corentin Ponton" w:date="2016-08-04T13:10:00Z">
                        <w:r w:rsidDel="009658E0">
                          <w:fldChar w:fldCharType="begin"/>
                        </w:r>
                        <w:r w:rsidDel="009658E0">
                          <w:delInstrText xml:space="preserve"> SEQ Figure \* ARABIC </w:delInstrText>
                        </w:r>
                        <w:r w:rsidDel="009658E0">
                          <w:fldChar w:fldCharType="separate"/>
                        </w:r>
                        <w:r w:rsidDel="009658E0">
                          <w:rPr>
                            <w:noProof/>
                          </w:rPr>
                          <w:delText>11</w:delText>
                        </w:r>
                        <w:r w:rsidDel="009658E0">
                          <w:fldChar w:fldCharType="end"/>
                        </w:r>
                      </w:del>
                      <w:bookmarkEnd w:id="300"/>
                      <w:ins w:id="305" w:author="Corentin Ponton" w:date="2016-08-04T13:10:00Z">
                        <w:r>
                          <w:t>3</w:t>
                        </w:r>
                      </w:ins>
                    </w:p>
                  </w:txbxContent>
                </v:textbox>
                <w10:wrap type="square"/>
              </v:shape>
            </w:pict>
          </mc:Fallback>
        </mc:AlternateContent>
      </w:r>
    </w:p>
    <w:p w14:paraId="08092E4A" w14:textId="522BC7A9" w:rsidR="007A7F24" w:rsidRPr="0060600B" w:rsidRDefault="003151DC" w:rsidP="0060600B">
      <w:pPr>
        <w:rPr>
          <w:rFonts w:eastAsia="Times New Roman"/>
          <w:lang w:val="en-GB" w:eastAsia="fr-FR"/>
        </w:rPr>
      </w:pPr>
      <w:r>
        <w:rPr>
          <w:noProof/>
          <w:lang w:val="fr-FR" w:eastAsia="fr-FR"/>
        </w:rPr>
        <w:drawing>
          <wp:anchor distT="0" distB="0" distL="114300" distR="114300" simplePos="0" relativeHeight="251667456" behindDoc="0" locked="0" layoutInCell="1" allowOverlap="1" wp14:anchorId="5165FDCB" wp14:editId="5B9CEB78">
            <wp:simplePos x="0" y="0"/>
            <wp:positionH relativeFrom="margin">
              <wp:posOffset>1087755</wp:posOffset>
            </wp:positionH>
            <wp:positionV relativeFrom="margin">
              <wp:posOffset>250190</wp:posOffset>
            </wp:positionV>
            <wp:extent cx="3613785" cy="262763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Proportion%20of%20each%20SITC%20category%20in%20the%20french%20imports%20from%20Great%20Britain%20(1788,%20only%20for%20SITC%206).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13785" cy="2627630"/>
                    </a:xfrm>
                    <a:prstGeom prst="rect">
                      <a:avLst/>
                    </a:prstGeom>
                    <a:noFill/>
                    <a:ln>
                      <a:noFill/>
                    </a:ln>
                  </pic:spPr>
                </pic:pic>
              </a:graphicData>
            </a:graphic>
          </wp:anchor>
        </w:drawing>
      </w:r>
    </w:p>
    <w:p w14:paraId="24B3A8EF" w14:textId="001C3760" w:rsidR="002F3945" w:rsidRPr="00C65DF3" w:rsidRDefault="002F3945" w:rsidP="002F3945">
      <w:pPr>
        <w:rPr>
          <w:rFonts w:ascii="Liberation Sans" w:eastAsia="Times New Roman" w:hAnsi="Liberation Sans"/>
          <w:sz w:val="20"/>
          <w:szCs w:val="20"/>
          <w:lang w:val="en-GB" w:eastAsia="fr-FR"/>
        </w:rPr>
      </w:pPr>
    </w:p>
    <w:p w14:paraId="1B6499A4" w14:textId="11228716" w:rsidR="002F3945" w:rsidRDefault="002F3945" w:rsidP="002F3945">
      <w:pPr>
        <w:jc w:val="center"/>
      </w:pPr>
    </w:p>
    <w:p w14:paraId="7D66E09F" w14:textId="22CBF168" w:rsidR="002F3945" w:rsidRDefault="002F3945" w:rsidP="002F3945">
      <w:pPr>
        <w:jc w:val="center"/>
      </w:pPr>
    </w:p>
    <w:p w14:paraId="727E2C6C" w14:textId="77777777" w:rsidR="003151DC" w:rsidRDefault="003151DC" w:rsidP="00C50A9D">
      <w:pPr>
        <w:rPr>
          <w:lang w:val="en-GB"/>
        </w:rPr>
      </w:pPr>
    </w:p>
    <w:p w14:paraId="6D7B1D7F" w14:textId="77777777" w:rsidR="003151DC" w:rsidRDefault="003151DC" w:rsidP="00C50A9D">
      <w:pPr>
        <w:rPr>
          <w:lang w:val="en-GB"/>
        </w:rPr>
      </w:pPr>
    </w:p>
    <w:p w14:paraId="2727917E" w14:textId="77777777" w:rsidR="003151DC" w:rsidRDefault="003151DC" w:rsidP="00C50A9D">
      <w:pPr>
        <w:rPr>
          <w:lang w:val="en-GB"/>
        </w:rPr>
      </w:pPr>
    </w:p>
    <w:p w14:paraId="34054818" w14:textId="77777777" w:rsidR="003151DC" w:rsidRDefault="003151DC" w:rsidP="00C50A9D">
      <w:pPr>
        <w:rPr>
          <w:lang w:val="en-GB"/>
        </w:rPr>
      </w:pPr>
    </w:p>
    <w:p w14:paraId="49AB98D6" w14:textId="77777777" w:rsidR="003151DC" w:rsidRDefault="003151DC" w:rsidP="00C50A9D">
      <w:pPr>
        <w:rPr>
          <w:lang w:val="en-GB"/>
        </w:rPr>
      </w:pPr>
    </w:p>
    <w:p w14:paraId="57131498" w14:textId="77777777" w:rsidR="003151DC" w:rsidRDefault="003151DC" w:rsidP="00C50A9D">
      <w:pPr>
        <w:rPr>
          <w:lang w:val="en-GB"/>
        </w:rPr>
      </w:pPr>
    </w:p>
    <w:p w14:paraId="1209F6AB" w14:textId="77777777" w:rsidR="003151DC" w:rsidRDefault="003151DC" w:rsidP="00C50A9D">
      <w:pPr>
        <w:rPr>
          <w:lang w:val="en-GB"/>
        </w:rPr>
      </w:pPr>
    </w:p>
    <w:p w14:paraId="2348C3BB" w14:textId="77777777" w:rsidR="003151DC" w:rsidRDefault="003151DC" w:rsidP="00C50A9D">
      <w:pPr>
        <w:rPr>
          <w:lang w:val="en-GB"/>
        </w:rPr>
      </w:pPr>
    </w:p>
    <w:p w14:paraId="6EC42EDE" w14:textId="4F5AA891" w:rsidR="002F3945" w:rsidRPr="00C50A9D" w:rsidRDefault="002F3945" w:rsidP="00C50A9D">
      <w:pPr>
        <w:rPr>
          <w:rFonts w:eastAsia="Times New Roman"/>
          <w:lang w:val="en-GB" w:eastAsia="fr-FR"/>
        </w:rPr>
      </w:pPr>
      <w:r w:rsidRPr="00C50A9D">
        <w:rPr>
          <w:lang w:val="en-GB"/>
        </w:rPr>
        <w:t xml:space="preserve">For </w:t>
      </w:r>
      <w:r w:rsidR="003C06CA">
        <w:rPr>
          <w:lang w:val="en-GB"/>
        </w:rPr>
        <w:t xml:space="preserve">the </w:t>
      </w:r>
      <w:r w:rsidRPr="00C50A9D">
        <w:rPr>
          <w:lang w:val="en-GB"/>
        </w:rPr>
        <w:t xml:space="preserve">French exports, research findings are far less clear because an important share of goods are not classified in the SITC (more than 25%). But with the available information, we can see that between 1778 and 1788 manufactured products decrease in favour of </w:t>
      </w:r>
      <w:r w:rsidRPr="00C50A9D">
        <w:rPr>
          <w:rFonts w:eastAsia="Times New Roman"/>
          <w:lang w:val="en-GB" w:eastAsia="fr-FR"/>
        </w:rPr>
        <w:t xml:space="preserve">raw materials (see </w:t>
      </w:r>
      <w:ins w:id="306" w:author="Corentin Ponton" w:date="2016-08-04T13:11:00Z">
        <w:r w:rsidR="009658E0">
          <w:rPr>
            <w:rFonts w:eastAsia="Times New Roman"/>
            <w:lang w:val="en-GB" w:eastAsia="fr-FR"/>
          </w:rPr>
          <w:t xml:space="preserve">Figure 14 </w:t>
        </w:r>
      </w:ins>
      <w:del w:id="307" w:author="Corentin Ponton" w:date="2016-08-04T13:11:00Z">
        <w:r w:rsidR="007A7F24" w:rsidDel="009658E0">
          <w:rPr>
            <w:rFonts w:eastAsia="Times New Roman"/>
            <w:lang w:val="en-GB" w:eastAsia="fr-FR"/>
          </w:rPr>
          <w:fldChar w:fldCharType="begin"/>
        </w:r>
        <w:r w:rsidR="007A7F24" w:rsidDel="009658E0">
          <w:rPr>
            <w:rFonts w:eastAsia="Times New Roman"/>
            <w:lang w:val="en-GB" w:eastAsia="fr-FR"/>
          </w:rPr>
          <w:delInstrText xml:space="preserve"> REF _Ref457504992 \h </w:delInstrText>
        </w:r>
        <w:r w:rsidR="007A7F24" w:rsidDel="009658E0">
          <w:rPr>
            <w:rFonts w:eastAsia="Times New Roman"/>
            <w:lang w:val="en-GB" w:eastAsia="fr-FR"/>
          </w:rPr>
        </w:r>
        <w:r w:rsidR="007A7F24" w:rsidDel="009658E0">
          <w:rPr>
            <w:rFonts w:eastAsia="Times New Roman"/>
            <w:lang w:val="en-GB" w:eastAsia="fr-FR"/>
          </w:rPr>
          <w:fldChar w:fldCharType="separate"/>
        </w:r>
        <w:r w:rsidR="007A7F24" w:rsidDel="009658E0">
          <w:delText xml:space="preserve">Figure </w:delText>
        </w:r>
        <w:r w:rsidR="007A7F24" w:rsidDel="009658E0">
          <w:rPr>
            <w:noProof/>
          </w:rPr>
          <w:delText>12</w:delText>
        </w:r>
        <w:r w:rsidR="007A7F24" w:rsidDel="009658E0">
          <w:rPr>
            <w:rFonts w:eastAsia="Times New Roman"/>
            <w:lang w:val="en-GB" w:eastAsia="fr-FR"/>
          </w:rPr>
          <w:fldChar w:fldCharType="end"/>
        </w:r>
        <w:r w:rsidR="007A7F24" w:rsidDel="009658E0">
          <w:rPr>
            <w:rFonts w:eastAsia="Times New Roman"/>
            <w:lang w:val="en-GB" w:eastAsia="fr-FR"/>
          </w:rPr>
          <w:delText xml:space="preserve"> </w:delText>
        </w:r>
      </w:del>
      <w:r w:rsidR="007A7F24">
        <w:rPr>
          <w:rFonts w:eastAsia="Times New Roman"/>
          <w:lang w:val="en-GB" w:eastAsia="fr-FR"/>
        </w:rPr>
        <w:t>&amp;</w:t>
      </w:r>
      <w:del w:id="308" w:author="Corentin Ponton" w:date="2016-08-04T13:11:00Z">
        <w:r w:rsidR="007A7F24" w:rsidDel="009658E0">
          <w:rPr>
            <w:rFonts w:eastAsia="Times New Roman"/>
            <w:lang w:val="en-GB" w:eastAsia="fr-FR"/>
          </w:rPr>
          <w:delText xml:space="preserve"> </w:delText>
        </w:r>
      </w:del>
      <w:ins w:id="309" w:author="Corentin Ponton" w:date="2016-08-04T13:11:00Z">
        <w:r w:rsidR="009658E0">
          <w:rPr>
            <w:rFonts w:eastAsia="Times New Roman"/>
            <w:lang w:val="en-GB" w:eastAsia="fr-FR"/>
          </w:rPr>
          <w:t>Figure 15</w:t>
        </w:r>
      </w:ins>
      <w:del w:id="310" w:author="Corentin Ponton" w:date="2016-08-04T13:11:00Z">
        <w:r w:rsidR="007A7F24" w:rsidDel="009658E0">
          <w:rPr>
            <w:rFonts w:eastAsia="Times New Roman"/>
            <w:lang w:val="en-GB" w:eastAsia="fr-FR"/>
          </w:rPr>
          <w:fldChar w:fldCharType="begin"/>
        </w:r>
        <w:r w:rsidR="007A7F24" w:rsidDel="009658E0">
          <w:rPr>
            <w:rFonts w:eastAsia="Times New Roman"/>
            <w:lang w:val="en-GB" w:eastAsia="fr-FR"/>
          </w:rPr>
          <w:delInstrText xml:space="preserve"> REF _Ref457505004 \h </w:delInstrText>
        </w:r>
        <w:r w:rsidR="007A7F24" w:rsidDel="009658E0">
          <w:rPr>
            <w:rFonts w:eastAsia="Times New Roman"/>
            <w:lang w:val="en-GB" w:eastAsia="fr-FR"/>
          </w:rPr>
        </w:r>
        <w:r w:rsidR="007A7F24" w:rsidDel="009658E0">
          <w:rPr>
            <w:rFonts w:eastAsia="Times New Roman"/>
            <w:lang w:val="en-GB" w:eastAsia="fr-FR"/>
          </w:rPr>
          <w:fldChar w:fldCharType="separate"/>
        </w:r>
        <w:r w:rsidR="007A7F24" w:rsidDel="009658E0">
          <w:delText xml:space="preserve">Figure </w:delText>
        </w:r>
        <w:r w:rsidR="007A7F24" w:rsidDel="009658E0">
          <w:rPr>
            <w:noProof/>
          </w:rPr>
          <w:delText>13</w:delText>
        </w:r>
        <w:r w:rsidR="007A7F24" w:rsidDel="009658E0">
          <w:rPr>
            <w:rFonts w:eastAsia="Times New Roman"/>
            <w:lang w:val="en-GB" w:eastAsia="fr-FR"/>
          </w:rPr>
          <w:fldChar w:fldCharType="end"/>
        </w:r>
      </w:del>
      <w:r w:rsidRPr="00C50A9D">
        <w:rPr>
          <w:rFonts w:eastAsia="Times New Roman"/>
          <w:lang w:val="en-GB" w:eastAsia="fr-FR"/>
        </w:rPr>
        <w:t xml:space="preserve">). A large part of French exports to England are </w:t>
      </w:r>
      <w:r w:rsidR="003E3747">
        <w:rPr>
          <w:rFonts w:eastAsia="Times New Roman"/>
          <w:lang w:val="en-GB" w:eastAsia="fr-FR"/>
        </w:rPr>
        <w:t>agricultural</w:t>
      </w:r>
      <w:r w:rsidRPr="00C50A9D">
        <w:rPr>
          <w:rFonts w:eastAsia="Times New Roman"/>
          <w:lang w:val="en-GB" w:eastAsia="fr-FR"/>
        </w:rPr>
        <w:t xml:space="preserve"> products as expected. </w:t>
      </w:r>
    </w:p>
    <w:p w14:paraId="7746E545" w14:textId="22D7600E" w:rsidR="002F3945" w:rsidRPr="008352E4" w:rsidRDefault="002A6B23" w:rsidP="002F3945">
      <w:pPr>
        <w:rPr>
          <w:lang w:val="en-GB"/>
        </w:rPr>
      </w:pPr>
      <w:r>
        <w:rPr>
          <w:noProof/>
          <w:lang w:val="fr-FR" w:eastAsia="fr-FR"/>
        </w:rPr>
        <w:drawing>
          <wp:anchor distT="0" distB="0" distL="114300" distR="114300" simplePos="0" relativeHeight="251662336" behindDoc="0" locked="0" layoutInCell="1" allowOverlap="1" wp14:anchorId="0641FF70" wp14:editId="20C76AD6">
            <wp:simplePos x="0" y="0"/>
            <wp:positionH relativeFrom="margin">
              <wp:posOffset>2923540</wp:posOffset>
            </wp:positionH>
            <wp:positionV relativeFrom="margin">
              <wp:posOffset>4476115</wp:posOffset>
            </wp:positionV>
            <wp:extent cx="3613785" cy="262763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Proportion%20of%20each%20SITC%20category%20in%20the%20french%20exports%20to%20Great%20Britain%20(1788).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13785" cy="2627630"/>
                    </a:xfrm>
                    <a:prstGeom prst="rect">
                      <a:avLst/>
                    </a:prstGeom>
                    <a:noFill/>
                    <a:ln>
                      <a:noFill/>
                    </a:ln>
                  </pic:spPr>
                </pic:pic>
              </a:graphicData>
            </a:graphic>
          </wp:anchor>
        </w:drawing>
      </w:r>
      <w:r>
        <w:rPr>
          <w:noProof/>
          <w:lang w:val="fr-FR" w:eastAsia="fr-FR"/>
        </w:rPr>
        <w:drawing>
          <wp:anchor distT="0" distB="0" distL="114300" distR="114300" simplePos="0" relativeHeight="251661312" behindDoc="0" locked="0" layoutInCell="1" allowOverlap="1" wp14:anchorId="383A1774" wp14:editId="67FB396D">
            <wp:simplePos x="0" y="0"/>
            <wp:positionH relativeFrom="margin">
              <wp:posOffset>-734060</wp:posOffset>
            </wp:positionH>
            <wp:positionV relativeFrom="margin">
              <wp:posOffset>4476750</wp:posOffset>
            </wp:positionV>
            <wp:extent cx="3610610" cy="262763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Proportion%20of%20each%20SITC%20category%20in%20the%20french%20exports%20to%20Great%20Britain%20(1778).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610610" cy="2627630"/>
                    </a:xfrm>
                    <a:prstGeom prst="rect">
                      <a:avLst/>
                    </a:prstGeom>
                    <a:noFill/>
                    <a:ln>
                      <a:noFill/>
                    </a:ln>
                  </pic:spPr>
                </pic:pic>
              </a:graphicData>
            </a:graphic>
          </wp:anchor>
        </w:drawing>
      </w:r>
      <w:r w:rsidR="003151DC">
        <w:rPr>
          <w:noProof/>
          <w:lang w:val="fr-FR" w:eastAsia="fr-FR"/>
        </w:rPr>
        <mc:AlternateContent>
          <mc:Choice Requires="wps">
            <w:drawing>
              <wp:anchor distT="0" distB="0" distL="114300" distR="114300" simplePos="0" relativeHeight="251673600" behindDoc="0" locked="0" layoutInCell="1" allowOverlap="1" wp14:anchorId="2095F5CC" wp14:editId="554F1BFF">
                <wp:simplePos x="0" y="0"/>
                <wp:positionH relativeFrom="column">
                  <wp:posOffset>2922270</wp:posOffset>
                </wp:positionH>
                <wp:positionV relativeFrom="paragraph">
                  <wp:posOffset>168275</wp:posOffset>
                </wp:positionV>
                <wp:extent cx="3613785" cy="23177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3613785" cy="231775"/>
                        </a:xfrm>
                        <a:prstGeom prst="rect">
                          <a:avLst/>
                        </a:prstGeom>
                        <a:solidFill>
                          <a:prstClr val="white"/>
                        </a:solidFill>
                        <a:ln>
                          <a:noFill/>
                        </a:ln>
                        <a:effectLst/>
                      </wps:spPr>
                      <wps:txbx>
                        <w:txbxContent>
                          <w:p w14:paraId="418990AD" w14:textId="0F16FC90" w:rsidR="00C6265D" w:rsidRPr="0060628A" w:rsidRDefault="00C6265D" w:rsidP="007A7F24">
                            <w:pPr>
                              <w:pStyle w:val="Lgende"/>
                              <w:jc w:val="center"/>
                              <w:rPr>
                                <w:noProof/>
                                <w:sz w:val="22"/>
                                <w:szCs w:val="22"/>
                              </w:rPr>
                            </w:pPr>
                            <w:bookmarkStart w:id="311" w:name="_Ref457505004"/>
                            <w:r>
                              <w:t xml:space="preserve">Figure </w:t>
                            </w:r>
                            <w:ins w:id="312" w:author="Corentin Ponton" w:date="2016-08-04T13:13:00Z">
                              <w:r>
                                <w:t>15</w:t>
                              </w:r>
                            </w:ins>
                            <w:del w:id="313" w:author="Corentin Ponton" w:date="2016-08-04T13:13:00Z">
                              <w:r w:rsidDel="009658E0">
                                <w:fldChar w:fldCharType="begin"/>
                              </w:r>
                              <w:r w:rsidDel="009658E0">
                                <w:delInstrText xml:space="preserve"> SEQ Figure \* ARABIC </w:delInstrText>
                              </w:r>
                              <w:r w:rsidDel="009658E0">
                                <w:fldChar w:fldCharType="separate"/>
                              </w:r>
                              <w:r w:rsidDel="009658E0">
                                <w:rPr>
                                  <w:noProof/>
                                </w:rPr>
                                <w:delText>13</w:delText>
                              </w:r>
                              <w:r w:rsidDel="009658E0">
                                <w:fldChar w:fldCharType="end"/>
                              </w:r>
                            </w:del>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95F5CC" id="Zone de texte 24" o:spid="_x0000_s1029" type="#_x0000_t202" style="position:absolute;left:0;text-align:left;margin-left:230.1pt;margin-top:13.25pt;width:284.55pt;height:18.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" stroked="f">
                <v:textbox inset="0,0,0,0">
                  <w:txbxContent>
                    <w:p w14:paraId="418990AD" w14:textId="0F16FC90" w:rsidR="00C6265D" w:rsidRPr="0060628A" w:rsidRDefault="00C6265D" w:rsidP="007A7F24">
                      <w:pPr>
                        <w:pStyle w:val="Lgende"/>
                        <w:jc w:val="center"/>
                        <w:rPr>
                          <w:noProof/>
                          <w:sz w:val="22"/>
                          <w:szCs w:val="22"/>
                        </w:rPr>
                      </w:pPr>
                      <w:bookmarkStart w:id="314" w:name="_Ref457505004"/>
                      <w:r>
                        <w:t xml:space="preserve">Figure </w:t>
                      </w:r>
                      <w:ins w:id="315" w:author="Corentin Ponton" w:date="2016-08-04T13:13:00Z">
                        <w:r>
                          <w:t>15</w:t>
                        </w:r>
                      </w:ins>
                      <w:del w:id="316" w:author="Corentin Ponton" w:date="2016-08-04T13:13:00Z">
                        <w:r w:rsidDel="009658E0">
                          <w:fldChar w:fldCharType="begin"/>
                        </w:r>
                        <w:r w:rsidDel="009658E0">
                          <w:delInstrText xml:space="preserve"> SEQ Figure \* ARABIC </w:delInstrText>
                        </w:r>
                        <w:r w:rsidDel="009658E0">
                          <w:fldChar w:fldCharType="separate"/>
                        </w:r>
                        <w:r w:rsidDel="009658E0">
                          <w:rPr>
                            <w:noProof/>
                          </w:rPr>
                          <w:delText>13</w:delText>
                        </w:r>
                        <w:r w:rsidDel="009658E0">
                          <w:fldChar w:fldCharType="end"/>
                        </w:r>
                      </w:del>
                      <w:bookmarkEnd w:id="314"/>
                    </w:p>
                  </w:txbxContent>
                </v:textbox>
                <w10:wrap type="square"/>
              </v:shape>
            </w:pict>
          </mc:Fallback>
        </mc:AlternateContent>
      </w:r>
      <w:r w:rsidR="003151DC">
        <w:rPr>
          <w:noProof/>
          <w:lang w:val="fr-FR" w:eastAsia="fr-FR"/>
        </w:rPr>
        <mc:AlternateContent>
          <mc:Choice Requires="wps">
            <w:drawing>
              <wp:anchor distT="0" distB="0" distL="114300" distR="114300" simplePos="0" relativeHeight="251671552" behindDoc="0" locked="0" layoutInCell="1" allowOverlap="1" wp14:anchorId="670C104C" wp14:editId="3B8CB9F9">
                <wp:simplePos x="0" y="0"/>
                <wp:positionH relativeFrom="column">
                  <wp:posOffset>-736600</wp:posOffset>
                </wp:positionH>
                <wp:positionV relativeFrom="paragraph">
                  <wp:posOffset>175260</wp:posOffset>
                </wp:positionV>
                <wp:extent cx="3610610" cy="23177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610610" cy="231775"/>
                        </a:xfrm>
                        <a:prstGeom prst="rect">
                          <a:avLst/>
                        </a:prstGeom>
                        <a:solidFill>
                          <a:prstClr val="white"/>
                        </a:solidFill>
                        <a:ln>
                          <a:noFill/>
                        </a:ln>
                        <a:effectLst/>
                      </wps:spPr>
                      <wps:txbx>
                        <w:txbxContent>
                          <w:p w14:paraId="68B70CED" w14:textId="67FFDB92" w:rsidR="00C6265D" w:rsidRPr="00382E5A" w:rsidRDefault="00C6265D" w:rsidP="007A7F24">
                            <w:pPr>
                              <w:pStyle w:val="Lgende"/>
                              <w:jc w:val="center"/>
                              <w:rPr>
                                <w:noProof/>
                                <w:sz w:val="22"/>
                                <w:szCs w:val="22"/>
                              </w:rPr>
                            </w:pPr>
                            <w:bookmarkStart w:id="317" w:name="_Ref457504992"/>
                            <w:r>
                              <w:t xml:space="preserve">Figure </w:t>
                            </w:r>
                            <w:ins w:id="318" w:author="Corentin Ponton" w:date="2016-08-04T13:11:00Z">
                              <w:r>
                                <w:t>14</w:t>
                              </w:r>
                            </w:ins>
                            <w:del w:id="319" w:author="Corentin Ponton" w:date="2016-08-04T13:11:00Z">
                              <w:r w:rsidDel="009658E0">
                                <w:fldChar w:fldCharType="begin"/>
                              </w:r>
                              <w:r w:rsidDel="009658E0">
                                <w:delInstrText xml:space="preserve"> SEQ Figure \* ARABIC </w:delInstrText>
                              </w:r>
                              <w:r w:rsidDel="009658E0">
                                <w:fldChar w:fldCharType="separate"/>
                              </w:r>
                              <w:r w:rsidDel="009658E0">
                                <w:rPr>
                                  <w:noProof/>
                                </w:rPr>
                                <w:delText>12</w:delText>
                              </w:r>
                              <w:r w:rsidDel="009658E0">
                                <w:fldChar w:fldCharType="end"/>
                              </w:r>
                            </w:del>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C104C" id="Zone de texte 21" o:spid="_x0000_s1030" type="#_x0000_t202" style="position:absolute;left:0;text-align:left;margin-left:-58pt;margin-top:13.8pt;width:284.3pt;height:18.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" stroked="f">
                <v:textbox inset="0,0,0,0">
                  <w:txbxContent>
                    <w:p w14:paraId="68B70CED" w14:textId="67FFDB92" w:rsidR="00C6265D" w:rsidRPr="00382E5A" w:rsidRDefault="00C6265D" w:rsidP="007A7F24">
                      <w:pPr>
                        <w:pStyle w:val="Lgende"/>
                        <w:jc w:val="center"/>
                        <w:rPr>
                          <w:noProof/>
                          <w:sz w:val="22"/>
                          <w:szCs w:val="22"/>
                        </w:rPr>
                      </w:pPr>
                      <w:bookmarkStart w:id="320" w:name="_Ref457504992"/>
                      <w:r>
                        <w:t xml:space="preserve">Figure </w:t>
                      </w:r>
                      <w:ins w:id="321" w:author="Corentin Ponton" w:date="2016-08-04T13:11:00Z">
                        <w:r>
                          <w:t>14</w:t>
                        </w:r>
                      </w:ins>
                      <w:del w:id="322" w:author="Corentin Ponton" w:date="2016-08-04T13:11:00Z">
                        <w:r w:rsidDel="009658E0">
                          <w:fldChar w:fldCharType="begin"/>
                        </w:r>
                        <w:r w:rsidDel="009658E0">
                          <w:delInstrText xml:space="preserve"> SEQ Figure \* ARABIC </w:delInstrText>
                        </w:r>
                        <w:r w:rsidDel="009658E0">
                          <w:fldChar w:fldCharType="separate"/>
                        </w:r>
                        <w:r w:rsidDel="009658E0">
                          <w:rPr>
                            <w:noProof/>
                          </w:rPr>
                          <w:delText>12</w:delText>
                        </w:r>
                        <w:r w:rsidDel="009658E0">
                          <w:fldChar w:fldCharType="end"/>
                        </w:r>
                      </w:del>
                      <w:bookmarkEnd w:id="320"/>
                    </w:p>
                  </w:txbxContent>
                </v:textbox>
                <w10:wrap type="square"/>
              </v:shape>
            </w:pict>
          </mc:Fallback>
        </mc:AlternateContent>
      </w:r>
    </w:p>
    <w:p w14:paraId="75D6742F" w14:textId="21720155" w:rsidR="002F3945" w:rsidRDefault="002F3945" w:rsidP="002F3945"/>
    <w:p w14:paraId="4518205E" w14:textId="69A91C30" w:rsidR="002F3945" w:rsidRDefault="002F3945" w:rsidP="002F3945">
      <w:r>
        <w:t>The different compositions of trade between exports and imports can explain the various trade balances for each product. For example, the Fren</w:t>
      </w:r>
      <w:r w:rsidR="00FE7C21">
        <w:t>ch trade balance of brandies had</w:t>
      </w:r>
      <w:r>
        <w:t xml:space="preserve"> a surplus of +10.46 millions of </w:t>
      </w:r>
      <w:r w:rsidRPr="00C6265D">
        <w:rPr>
          <w:i/>
          <w:rPrChange w:id="323" w:author="Guillaume DAUDIN" w:date="2017-08-01T08:43:00Z">
            <w:rPr>
              <w:i/>
              <w:lang w:val="fr-FR"/>
            </w:rPr>
          </w:rPrChange>
        </w:rPr>
        <w:t>Livres Tournois</w:t>
      </w:r>
      <w:r>
        <w:t xml:space="preserve"> </w:t>
      </w:r>
      <w:r w:rsidR="00FE7C21">
        <w:t xml:space="preserve">in 1787 </w:t>
      </w:r>
      <w:r>
        <w:t>whereas the trad</w:t>
      </w:r>
      <w:r w:rsidR="00FE7C21">
        <w:t>e balance of cotton products had</w:t>
      </w:r>
      <w:r>
        <w:t xml:space="preserve"> a deficit of -12.17 millions of </w:t>
      </w:r>
      <w:r w:rsidRPr="00C6265D">
        <w:rPr>
          <w:i/>
          <w:rPrChange w:id="324" w:author="Guillaume DAUDIN" w:date="2017-08-01T08:43:00Z">
            <w:rPr>
              <w:i/>
              <w:lang w:val="fr-FR"/>
            </w:rPr>
          </w:rPrChange>
        </w:rPr>
        <w:t>Livres Tournois</w:t>
      </w:r>
      <w:r>
        <w:t xml:space="preserve"> for the same year. </w:t>
      </w:r>
    </w:p>
    <w:p w14:paraId="56F1E0C0" w14:textId="77777777" w:rsidR="003151DC" w:rsidRDefault="003151DC" w:rsidP="002F3945"/>
    <w:p w14:paraId="499E953B" w14:textId="51762DF0" w:rsidR="002F3945" w:rsidRDefault="002F3945" w:rsidP="002F3945"/>
    <w:p w14:paraId="63CFE587" w14:textId="77777777" w:rsidR="002F3945" w:rsidRDefault="002F3945" w:rsidP="002F3945">
      <w:pPr>
        <w:pStyle w:val="Pardeliste"/>
        <w:numPr>
          <w:ilvl w:val="0"/>
          <w:numId w:val="3"/>
        </w:numPr>
      </w:pPr>
      <w:r>
        <w:lastRenderedPageBreak/>
        <w:t>Directions</w:t>
      </w:r>
    </w:p>
    <w:p w14:paraId="39A557DE" w14:textId="22322737" w:rsidR="002F3945" w:rsidRDefault="002F3945" w:rsidP="002F3945">
      <w:r>
        <w:t>The Eden agreement has also impacted the importance of each direction in the Anglo-French trade. As I explained in the section 2, Local data are in parts fragmentary. For 1789 Local data are almost complete but before the Treaty, we have generally less than 40% of trade in value. This prevent</w:t>
      </w:r>
      <w:r w:rsidR="00C50A9D">
        <w:t>s</w:t>
      </w:r>
      <w:r>
        <w:t xml:space="preserve"> us from tracking each direction before and after the treaty (with the exception of Bordeaux and Bayonne). Between 1778 and 1789, the share of the Anglo-French trade going through Bordeaux has decreased from 29.01% to 15.27% (see</w:t>
      </w:r>
      <w:r w:rsidR="007A7F24">
        <w:t xml:space="preserve"> </w:t>
      </w:r>
      <w:r w:rsidR="007A7F24">
        <w:fldChar w:fldCharType="begin"/>
      </w:r>
      <w:r w:rsidR="007A7F24">
        <w:instrText xml:space="preserve"> REF _Ref457505059 \h </w:instrText>
      </w:r>
      <w:r w:rsidR="007A7F24">
        <w:fldChar w:fldCharType="separate"/>
      </w:r>
      <w:ins w:id="325" w:author="Guillaume DAUDIN" w:date="2017-08-01T08:43:00Z">
        <w:r w:rsidR="00C6265D">
          <w:t xml:space="preserve">Figure </w:t>
        </w:r>
        <w:r w:rsidR="00C6265D">
          <w:rPr>
            <w:noProof/>
          </w:rPr>
          <w:t>11</w:t>
        </w:r>
      </w:ins>
      <w:ins w:id="326" w:author="Corentin Ponton" w:date="2016-08-04T13:11:00Z">
        <w:del w:id="327" w:author="Guillaume DAUDIN" w:date="2017-08-01T08:42:00Z">
          <w:r w:rsidR="009658E0" w:rsidDel="00C6265D">
            <w:delText xml:space="preserve">Figure </w:delText>
          </w:r>
          <w:r w:rsidR="009658E0" w:rsidDel="00C6265D">
            <w:rPr>
              <w:noProof/>
            </w:rPr>
            <w:delText>16</w:delText>
          </w:r>
        </w:del>
      </w:ins>
      <w:del w:id="328" w:author="Guillaume DAUDIN" w:date="2017-08-01T08:42:00Z">
        <w:r w:rsidR="007A7F24" w:rsidDel="00C6265D">
          <w:delText xml:space="preserve">Figure </w:delText>
        </w:r>
        <w:r w:rsidR="007A7F24" w:rsidDel="00C6265D">
          <w:rPr>
            <w:noProof/>
          </w:rPr>
          <w:delText>14</w:delText>
        </w:r>
      </w:del>
      <w:r w:rsidR="007A7F24">
        <w:fldChar w:fldCharType="end"/>
      </w:r>
      <w:r>
        <w:t xml:space="preserve">). </w:t>
      </w:r>
    </w:p>
    <w:p w14:paraId="0CD18B15" w14:textId="258BD662" w:rsidR="002F3945" w:rsidRDefault="002F3945" w:rsidP="002F3945">
      <w:r>
        <w:t>In 1789, two years after the implementation of the treaty, Lille is the first direction in the Anglo-French trade in value among the available directions, thanks to th</w:t>
      </w:r>
      <w:r w:rsidR="003E3747">
        <w:t>e trade of cotton products and h</w:t>
      </w:r>
      <w:r>
        <w:t xml:space="preserve">ardware (see </w:t>
      </w:r>
      <w:r w:rsidR="007A7F24">
        <w:fldChar w:fldCharType="begin"/>
      </w:r>
      <w:r w:rsidR="007A7F24">
        <w:instrText xml:space="preserve"> REF _Ref457505089 \h </w:instrText>
      </w:r>
      <w:r w:rsidR="007A7F24">
        <w:fldChar w:fldCharType="separate"/>
      </w:r>
      <w:ins w:id="329" w:author="Guillaume DAUDIN" w:date="2017-08-01T08:43:00Z">
        <w:r w:rsidR="00C6265D">
          <w:t xml:space="preserve">Figure </w:t>
        </w:r>
        <w:r w:rsidR="00C6265D">
          <w:rPr>
            <w:noProof/>
          </w:rPr>
          <w:t>12</w:t>
        </w:r>
      </w:ins>
      <w:ins w:id="330" w:author="Corentin Ponton" w:date="2016-08-04T13:11:00Z">
        <w:del w:id="331" w:author="Guillaume DAUDIN" w:date="2017-08-01T08:42:00Z">
          <w:r w:rsidR="009658E0" w:rsidDel="00C6265D">
            <w:delText xml:space="preserve">Figure </w:delText>
          </w:r>
          <w:r w:rsidR="009658E0" w:rsidDel="00C6265D">
            <w:rPr>
              <w:noProof/>
            </w:rPr>
            <w:delText>17</w:delText>
          </w:r>
        </w:del>
      </w:ins>
      <w:del w:id="332" w:author="Guillaume DAUDIN" w:date="2017-08-01T08:42:00Z">
        <w:r w:rsidR="007A7F24" w:rsidDel="00C6265D">
          <w:delText xml:space="preserve">Figure </w:delText>
        </w:r>
        <w:r w:rsidR="007A7F24" w:rsidDel="00C6265D">
          <w:rPr>
            <w:noProof/>
          </w:rPr>
          <w:delText>15</w:delText>
        </w:r>
      </w:del>
      <w:r w:rsidR="007A7F24">
        <w:fldChar w:fldCharType="end"/>
      </w:r>
      <w:r w:rsidR="007A7F24">
        <w:t xml:space="preserve"> </w:t>
      </w:r>
      <w:r>
        <w:t xml:space="preserve">and </w:t>
      </w:r>
      <w:r w:rsidR="007A7F24">
        <w:fldChar w:fldCharType="begin"/>
      </w:r>
      <w:r w:rsidR="007A7F24">
        <w:instrText xml:space="preserve"> REF _Ref457505099 \h </w:instrText>
      </w:r>
      <w:r w:rsidR="007A7F24">
        <w:fldChar w:fldCharType="separate"/>
      </w:r>
      <w:ins w:id="333" w:author="Guillaume DAUDIN" w:date="2017-08-01T08:43:00Z">
        <w:r w:rsidR="00C6265D">
          <w:t xml:space="preserve">Figure </w:t>
        </w:r>
        <w:r w:rsidR="00C6265D">
          <w:rPr>
            <w:noProof/>
          </w:rPr>
          <w:t>13</w:t>
        </w:r>
      </w:ins>
      <w:ins w:id="334" w:author="Corentin Ponton" w:date="2016-08-04T13:11:00Z">
        <w:del w:id="335" w:author="Guillaume DAUDIN" w:date="2017-08-01T08:42:00Z">
          <w:r w:rsidR="009658E0" w:rsidDel="00C6265D">
            <w:delText xml:space="preserve">Figure </w:delText>
          </w:r>
          <w:r w:rsidR="009658E0" w:rsidDel="00C6265D">
            <w:rPr>
              <w:noProof/>
            </w:rPr>
            <w:delText>18</w:delText>
          </w:r>
        </w:del>
      </w:ins>
      <w:del w:id="336" w:author="Guillaume DAUDIN" w:date="2017-08-01T08:42:00Z">
        <w:r w:rsidR="007A7F24" w:rsidDel="00C6265D">
          <w:delText xml:space="preserve">Figure </w:delText>
        </w:r>
        <w:r w:rsidR="007A7F24" w:rsidDel="00C6265D">
          <w:rPr>
            <w:noProof/>
          </w:rPr>
          <w:delText>16</w:delText>
        </w:r>
      </w:del>
      <w:r w:rsidR="007A7F24">
        <w:fldChar w:fldCharType="end"/>
      </w:r>
      <w:r>
        <w:t xml:space="preserve">). Indeed, respectively 42.39% and 44.78% of these exchanges go through the port of Lille, and these two products are the most affected by the treaty as we see previously. </w:t>
      </w:r>
    </w:p>
    <w:p w14:paraId="5970DA0D" w14:textId="6AC8EB5C" w:rsidR="007A7F24" w:rsidRDefault="007A7F24" w:rsidP="007A7F24">
      <w:pPr>
        <w:pStyle w:val="Lgende"/>
        <w:keepNext/>
        <w:jc w:val="center"/>
      </w:pPr>
      <w:bookmarkStart w:id="337" w:name="_Ref457505059"/>
      <w:r>
        <w:t xml:space="preserve">Figure </w:t>
      </w:r>
      <w:r>
        <w:fldChar w:fldCharType="begin"/>
      </w:r>
      <w:r>
        <w:instrText xml:space="preserve"> SEQ Figure \* ARABIC </w:instrText>
      </w:r>
      <w:r>
        <w:fldChar w:fldCharType="separate"/>
      </w:r>
      <w:ins w:id="338" w:author="Guillaume DAUDIN" w:date="2017-08-01T08:43:00Z">
        <w:r w:rsidR="00C6265D">
          <w:rPr>
            <w:noProof/>
          </w:rPr>
          <w:t>11</w:t>
        </w:r>
      </w:ins>
      <w:del w:id="339" w:author="Guillaume DAUDIN" w:date="2017-08-01T08:42:00Z">
        <w:r w:rsidR="003151DC" w:rsidDel="00C6265D">
          <w:rPr>
            <w:noProof/>
          </w:rPr>
          <w:delText>16</w:delText>
        </w:r>
      </w:del>
      <w:r>
        <w:fldChar w:fldCharType="end"/>
      </w:r>
      <w:bookmarkEnd w:id="337"/>
    </w:p>
    <w:p w14:paraId="5C2A58C7" w14:textId="0AEDB8DE" w:rsidR="002F3945" w:rsidRDefault="002F3945" w:rsidP="007A7F24">
      <w:pPr>
        <w:jc w:val="center"/>
      </w:pPr>
      <w:r>
        <w:rPr>
          <w:noProof/>
          <w:lang w:val="fr-FR" w:eastAsia="fr-FR"/>
        </w:rPr>
        <w:drawing>
          <wp:inline distT="0" distB="0" distL="0" distR="0" wp14:anchorId="24741227" wp14:editId="10F78616">
            <wp:extent cx="4018915" cy="292132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Proportion%20of%20each%20direction%20in%20the%20franco-british%20trade%20(1789).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018915" cy="2921329"/>
                    </a:xfrm>
                    <a:prstGeom prst="rect">
                      <a:avLst/>
                    </a:prstGeom>
                    <a:noFill/>
                    <a:ln>
                      <a:noFill/>
                    </a:ln>
                  </pic:spPr>
                </pic:pic>
              </a:graphicData>
            </a:graphic>
          </wp:inline>
        </w:drawing>
      </w:r>
    </w:p>
    <w:p w14:paraId="77E7D65A" w14:textId="77777777" w:rsidR="002A6B23" w:rsidRPr="00FE5059" w:rsidRDefault="002A6B23" w:rsidP="002A6B23">
      <w:pPr>
        <w:jc w:val="center"/>
        <w:rPr>
          <w:ins w:id="340" w:author="Corentin Ponton" w:date="2016-08-04T12:26:00Z"/>
          <w:i/>
          <w:sz w:val="20"/>
          <w:szCs w:val="20"/>
        </w:rPr>
      </w:pPr>
      <w:ins w:id="341" w:author="Corentin Ponton" w:date="2016-08-04T12:26:00Z">
        <w:r w:rsidRPr="00FE5059">
          <w:rPr>
            <w:i/>
            <w:sz w:val="20"/>
            <w:szCs w:val="20"/>
          </w:rPr>
          <w:t xml:space="preserve">Note: </w:t>
        </w:r>
        <w:r>
          <w:rPr>
            <w:i/>
            <w:sz w:val="20"/>
            <w:szCs w:val="20"/>
          </w:rPr>
          <w:t>Direction with a proportion under 1% are hiden</w:t>
        </w:r>
      </w:ins>
    </w:p>
    <w:p w14:paraId="5F9CA062" w14:textId="77777777" w:rsidR="002F3945" w:rsidRDefault="002F3945" w:rsidP="002F3945"/>
    <w:p w14:paraId="15171F0D" w14:textId="41F5BA02" w:rsidR="007A7F24" w:rsidRDefault="007A7F24" w:rsidP="007A7F24">
      <w:pPr>
        <w:pStyle w:val="Lgende"/>
        <w:keepNext/>
        <w:jc w:val="center"/>
      </w:pPr>
      <w:bookmarkStart w:id="342" w:name="_Ref457505089"/>
      <w:r>
        <w:t xml:space="preserve">Figure </w:t>
      </w:r>
      <w:r>
        <w:fldChar w:fldCharType="begin"/>
      </w:r>
      <w:r>
        <w:instrText xml:space="preserve"> SEQ Figure \* ARABIC </w:instrText>
      </w:r>
      <w:r>
        <w:fldChar w:fldCharType="separate"/>
      </w:r>
      <w:ins w:id="343" w:author="Guillaume DAUDIN" w:date="2017-08-01T08:43:00Z">
        <w:r w:rsidR="00C6265D">
          <w:rPr>
            <w:noProof/>
          </w:rPr>
          <w:t>12</w:t>
        </w:r>
      </w:ins>
      <w:del w:id="344" w:author="Guillaume DAUDIN" w:date="2017-08-01T08:42:00Z">
        <w:r w:rsidR="003151DC" w:rsidDel="00C6265D">
          <w:rPr>
            <w:noProof/>
          </w:rPr>
          <w:delText>17</w:delText>
        </w:r>
      </w:del>
      <w:r>
        <w:fldChar w:fldCharType="end"/>
      </w:r>
      <w:bookmarkEnd w:id="342"/>
      <w:r>
        <w:tab/>
      </w:r>
      <w:r>
        <w:tab/>
      </w:r>
      <w:r>
        <w:tab/>
      </w:r>
      <w:r>
        <w:tab/>
      </w:r>
      <w:r>
        <w:tab/>
      </w:r>
      <w:r>
        <w:tab/>
        <w:t xml:space="preserve"> </w:t>
      </w:r>
      <w:bookmarkStart w:id="345" w:name="_Ref457505099"/>
      <w:r>
        <w:t xml:space="preserve">Figure </w:t>
      </w:r>
      <w:r>
        <w:fldChar w:fldCharType="begin"/>
      </w:r>
      <w:r>
        <w:instrText xml:space="preserve"> SEQ Figure \* ARABIC </w:instrText>
      </w:r>
      <w:r>
        <w:fldChar w:fldCharType="separate"/>
      </w:r>
      <w:ins w:id="346" w:author="Guillaume DAUDIN" w:date="2017-08-01T08:43:00Z">
        <w:r w:rsidR="00C6265D">
          <w:rPr>
            <w:noProof/>
          </w:rPr>
          <w:t>13</w:t>
        </w:r>
      </w:ins>
      <w:del w:id="347" w:author="Guillaume DAUDIN" w:date="2017-08-01T08:42:00Z">
        <w:r w:rsidR="003151DC" w:rsidDel="00C6265D">
          <w:rPr>
            <w:noProof/>
          </w:rPr>
          <w:delText>18</w:delText>
        </w:r>
      </w:del>
      <w:r>
        <w:fldChar w:fldCharType="end"/>
      </w:r>
      <w:bookmarkEnd w:id="345"/>
    </w:p>
    <w:p w14:paraId="16C1C47E" w14:textId="558C8321" w:rsidR="002F3945" w:rsidRDefault="002F3945" w:rsidP="002F3945">
      <w:pPr>
        <w:jc w:val="left"/>
      </w:pPr>
      <w:r>
        <w:rPr>
          <w:noProof/>
          <w:lang w:val="fr-FR" w:eastAsia="fr-FR"/>
        </w:rPr>
        <w:drawing>
          <wp:inline distT="0" distB="0" distL="0" distR="0" wp14:anchorId="7023EA48" wp14:editId="2F4D3991">
            <wp:extent cx="2758436" cy="2005093"/>
            <wp:effectExtent l="0" t="0" r="10795"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Proportion%20of%20each%20direction%20in%20the%20franco-british%20trade%20of%20cotton.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758436" cy="2005093"/>
                    </a:xfrm>
                    <a:prstGeom prst="rect">
                      <a:avLst/>
                    </a:prstGeom>
                    <a:noFill/>
                    <a:ln>
                      <a:noFill/>
                    </a:ln>
                  </pic:spPr>
                </pic:pic>
              </a:graphicData>
            </a:graphic>
          </wp:inline>
        </w:drawing>
      </w:r>
      <w:r>
        <w:t xml:space="preserve"> </w:t>
      </w:r>
      <w:r w:rsidR="00FE5059">
        <w:t xml:space="preserve">   </w:t>
      </w:r>
      <w:r>
        <w:t xml:space="preserve">  </w:t>
      </w:r>
      <w:r>
        <w:rPr>
          <w:noProof/>
          <w:lang w:val="fr-FR" w:eastAsia="fr-FR"/>
        </w:rPr>
        <w:drawing>
          <wp:inline distT="0" distB="0" distL="0" distR="0" wp14:anchorId="2100338D" wp14:editId="600CAAB8">
            <wp:extent cx="2692947" cy="195749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Proportion%20of%20each%20direction%20in%20the%20franco-british%20trade%20of%20French%20hardware.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13023" cy="1972083"/>
                    </a:xfrm>
                    <a:prstGeom prst="rect">
                      <a:avLst/>
                    </a:prstGeom>
                    <a:noFill/>
                    <a:ln>
                      <a:noFill/>
                    </a:ln>
                  </pic:spPr>
                </pic:pic>
              </a:graphicData>
            </a:graphic>
          </wp:inline>
        </w:drawing>
      </w:r>
    </w:p>
    <w:p w14:paraId="229BD70A" w14:textId="77777777" w:rsidR="002F3945" w:rsidRDefault="002F3945" w:rsidP="002F3945">
      <w:pPr>
        <w:jc w:val="left"/>
      </w:pPr>
    </w:p>
    <w:p w14:paraId="4F955620" w14:textId="77777777" w:rsidR="002F3945" w:rsidRDefault="002F3945" w:rsidP="002F3945">
      <w:pPr>
        <w:pStyle w:val="Pardeliste"/>
        <w:numPr>
          <w:ilvl w:val="0"/>
          <w:numId w:val="3"/>
        </w:numPr>
        <w:jc w:val="left"/>
      </w:pPr>
      <w:r>
        <w:lastRenderedPageBreak/>
        <w:t>Prices</w:t>
      </w:r>
    </w:p>
    <w:p w14:paraId="4953E20D" w14:textId="526ED28E" w:rsidR="00FE6C86" w:rsidRDefault="00FE6C86" w:rsidP="00BC22E3">
      <w:r>
        <w:t xml:space="preserve">Finally, I tried to explore the issue of prices. I chose to study the changes in the price of wine because data are relatively complete and numerous. I used the “repeated sales” process mentioned in the Section 3.3 to make sure that I do not confuse changes in prices with changes in the composition of trade (e.g. more or less low-quality wines sold). My results are presented in the </w:t>
      </w:r>
      <w:del w:id="348" w:author="Corentin Ponton" w:date="2016-08-04T13:16:00Z">
        <w:r w:rsidDel="009658E0">
          <w:delText>figure below (</w:delText>
        </w:r>
      </w:del>
      <w:r w:rsidR="00BC22E3">
        <w:fldChar w:fldCharType="begin"/>
      </w:r>
      <w:r w:rsidR="00BC22E3">
        <w:instrText xml:space="preserve"> REF _Ref457505148 \h </w:instrText>
      </w:r>
      <w:r w:rsidR="00BC22E3">
        <w:fldChar w:fldCharType="separate"/>
      </w:r>
      <w:ins w:id="349" w:author="Guillaume DAUDIN" w:date="2017-08-01T08:43:00Z">
        <w:r w:rsidR="00C6265D">
          <w:t xml:space="preserve">Figure </w:t>
        </w:r>
        <w:r w:rsidR="00C6265D">
          <w:rPr>
            <w:noProof/>
          </w:rPr>
          <w:t>14</w:t>
        </w:r>
      </w:ins>
      <w:ins w:id="350" w:author="Corentin Ponton" w:date="2016-08-04T13:12:00Z">
        <w:del w:id="351" w:author="Guillaume DAUDIN" w:date="2017-08-01T08:42:00Z">
          <w:r w:rsidR="009658E0" w:rsidDel="00C6265D">
            <w:delText xml:space="preserve">Figure </w:delText>
          </w:r>
          <w:r w:rsidR="009658E0" w:rsidDel="00C6265D">
            <w:rPr>
              <w:noProof/>
            </w:rPr>
            <w:delText>19</w:delText>
          </w:r>
        </w:del>
      </w:ins>
      <w:del w:id="352" w:author="Guillaume DAUDIN" w:date="2017-08-01T08:42:00Z">
        <w:r w:rsidR="00BC22E3" w:rsidDel="00C6265D">
          <w:delText xml:space="preserve">Figure </w:delText>
        </w:r>
        <w:r w:rsidR="00BC22E3" w:rsidDel="00C6265D">
          <w:rPr>
            <w:noProof/>
          </w:rPr>
          <w:delText>17</w:delText>
        </w:r>
      </w:del>
      <w:r w:rsidR="00BC22E3">
        <w:fldChar w:fldCharType="end"/>
      </w:r>
      <w:ins w:id="353" w:author="Corentin Ponton" w:date="2016-08-04T13:16:00Z">
        <w:r w:rsidR="009658E0">
          <w:t xml:space="preserve"> below</w:t>
        </w:r>
      </w:ins>
      <w:del w:id="354" w:author="Corentin Ponton" w:date="2016-08-04T13:16:00Z">
        <w:r w:rsidDel="009658E0">
          <w:delText>)</w:delText>
        </w:r>
      </w:del>
      <w:ins w:id="355" w:author="Corentin Ponton" w:date="2016-08-04T13:14:00Z">
        <w:r w:rsidR="009658E0">
          <w:t xml:space="preserve"> and the </w:t>
        </w:r>
      </w:ins>
      <w:ins w:id="356" w:author="Corentin Ponton" w:date="2016-08-04T13:16:00Z">
        <w:r w:rsidR="009658E0">
          <w:fldChar w:fldCharType="begin"/>
        </w:r>
        <w:r w:rsidR="009658E0">
          <w:instrText xml:space="preserve"> REF _Ref457769816 \h </w:instrText>
        </w:r>
      </w:ins>
      <w:r w:rsidR="009658E0">
        <w:fldChar w:fldCharType="separate"/>
      </w:r>
      <w:ins w:id="357" w:author="Guillaume DAUDIN" w:date="2017-08-01T08:43:00Z">
        <w:r w:rsidR="00C6265D">
          <w:t xml:space="preserve">Table </w:t>
        </w:r>
        <w:r w:rsidR="00C6265D">
          <w:rPr>
            <w:noProof/>
          </w:rPr>
          <w:t>4</w:t>
        </w:r>
      </w:ins>
      <w:ins w:id="358" w:author="Corentin Ponton" w:date="2016-08-04T13:16:00Z">
        <w:r w:rsidR="009658E0">
          <w:fldChar w:fldCharType="end"/>
        </w:r>
      </w:ins>
      <w:ins w:id="359" w:author="Corentin Ponton" w:date="2016-08-04T13:15:00Z">
        <w:r w:rsidR="009658E0">
          <w:t xml:space="preserve"> provides the regression results. </w:t>
        </w:r>
      </w:ins>
      <w:del w:id="360" w:author="Corentin Ponton" w:date="2016-08-04T13:14:00Z">
        <w:r w:rsidDel="009658E0">
          <w:delText xml:space="preserve">. </w:delText>
        </w:r>
      </w:del>
    </w:p>
    <w:p w14:paraId="3B5BAD67" w14:textId="5968E12F" w:rsidR="00BC22E3" w:rsidRDefault="00BC22E3" w:rsidP="00BC22E3">
      <w:pPr>
        <w:pStyle w:val="Lgende"/>
        <w:keepNext/>
        <w:jc w:val="center"/>
      </w:pPr>
      <w:bookmarkStart w:id="361" w:name="_Ref457505148"/>
      <w:r>
        <w:t xml:space="preserve">Figure </w:t>
      </w:r>
      <w:r>
        <w:fldChar w:fldCharType="begin"/>
      </w:r>
      <w:r>
        <w:instrText xml:space="preserve"> SEQ Figure \* ARABIC </w:instrText>
      </w:r>
      <w:r>
        <w:fldChar w:fldCharType="separate"/>
      </w:r>
      <w:ins w:id="362" w:author="Guillaume DAUDIN" w:date="2017-08-01T08:43:00Z">
        <w:r w:rsidR="00C6265D">
          <w:rPr>
            <w:noProof/>
          </w:rPr>
          <w:t>14</w:t>
        </w:r>
      </w:ins>
      <w:del w:id="363" w:author="Guillaume DAUDIN" w:date="2017-08-01T08:42:00Z">
        <w:r w:rsidR="003151DC" w:rsidDel="00C6265D">
          <w:rPr>
            <w:noProof/>
          </w:rPr>
          <w:delText>19</w:delText>
        </w:r>
      </w:del>
      <w:r>
        <w:fldChar w:fldCharType="end"/>
      </w:r>
      <w:bookmarkEnd w:id="361"/>
    </w:p>
    <w:p w14:paraId="3213D661" w14:textId="77777777" w:rsidR="00FE6C86" w:rsidRDefault="00FE6C86" w:rsidP="00FE6C86">
      <w:pPr>
        <w:jc w:val="center"/>
      </w:pPr>
      <w:r>
        <w:rPr>
          <w:noProof/>
          <w:lang w:val="fr-FR" w:eastAsia="fr-FR"/>
        </w:rPr>
        <w:drawing>
          <wp:inline distT="0" distB="0" distL="0" distR="0" wp14:anchorId="0CD47293" wp14:editId="6C5E48F0">
            <wp:extent cx="4075323" cy="2962333"/>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nd in the unit price of a wine tun.png"/>
                    <pic:cNvPicPr/>
                  </pic:nvPicPr>
                  <pic:blipFill>
                    <a:blip r:embed="rId27">
                      <a:extLst>
                        <a:ext uri="{28A0092B-C50C-407E-A947-70E740481C1C}">
                          <a14:useLocalDpi xmlns:a14="http://schemas.microsoft.com/office/drawing/2010/main" val="0"/>
                        </a:ext>
                      </a:extLst>
                    </a:blip>
                    <a:stretch>
                      <a:fillRect/>
                    </a:stretch>
                  </pic:blipFill>
                  <pic:spPr>
                    <a:xfrm>
                      <a:off x="0" y="0"/>
                      <a:ext cx="4075323" cy="2962333"/>
                    </a:xfrm>
                    <a:prstGeom prst="rect">
                      <a:avLst/>
                    </a:prstGeom>
                  </pic:spPr>
                </pic:pic>
              </a:graphicData>
            </a:graphic>
          </wp:inline>
        </w:drawing>
      </w:r>
    </w:p>
    <w:p w14:paraId="49A8E508" w14:textId="59E8712A" w:rsidR="009658E0" w:rsidRDefault="009658E0" w:rsidP="00FE6C86">
      <w:pPr>
        <w:rPr>
          <w:ins w:id="364" w:author="Corentin Ponton" w:date="2016-08-04T13:15:00Z"/>
          <w:lang w:val="en-GB"/>
        </w:rPr>
      </w:pPr>
    </w:p>
    <w:p w14:paraId="33E9EB38" w14:textId="77777777" w:rsidR="009658E0" w:rsidRDefault="009658E0" w:rsidP="009658E0">
      <w:pPr>
        <w:pStyle w:val="Lgende"/>
        <w:keepNext/>
        <w:jc w:val="center"/>
        <w:rPr>
          <w:ins w:id="365" w:author="Corentin Ponton" w:date="2016-08-04T13:15:00Z"/>
        </w:rPr>
      </w:pPr>
      <w:bookmarkStart w:id="366" w:name="_Ref457769816"/>
      <w:ins w:id="367" w:author="Corentin Ponton" w:date="2016-08-04T13:15:00Z">
        <w:r>
          <w:t xml:space="preserve">Table </w:t>
        </w:r>
        <w:r>
          <w:fldChar w:fldCharType="begin"/>
        </w:r>
        <w:r>
          <w:instrText xml:space="preserve"> SEQ Table \* ARABIC </w:instrText>
        </w:r>
        <w:r>
          <w:fldChar w:fldCharType="separate"/>
        </w:r>
      </w:ins>
      <w:r w:rsidR="00C6265D">
        <w:rPr>
          <w:noProof/>
        </w:rPr>
        <w:t>4</w:t>
      </w:r>
      <w:ins w:id="368" w:author="Corentin Ponton" w:date="2016-08-04T13:15:00Z">
        <w:r>
          <w:fldChar w:fldCharType="end"/>
        </w:r>
        <w:bookmarkEnd w:id="366"/>
        <w:r>
          <w:t>: Regression results in order to obtain the changes of the wine price index</w:t>
        </w:r>
      </w:ins>
    </w:p>
    <w:tbl>
      <w:tblPr>
        <w:tblStyle w:val="Grilledetableauclaire1"/>
        <w:tblW w:w="0" w:type="auto"/>
        <w:jc w:val="center"/>
        <w:tblLayout w:type="fixed"/>
        <w:tblLook w:val="04A0" w:firstRow="1" w:lastRow="0" w:firstColumn="1" w:lastColumn="0" w:noHBand="0" w:noVBand="1"/>
      </w:tblPr>
      <w:tblGrid>
        <w:gridCol w:w="6521"/>
        <w:gridCol w:w="1168"/>
      </w:tblGrid>
      <w:tr w:rsidR="009658E0" w14:paraId="3C7B173C" w14:textId="77777777" w:rsidTr="00C6265D">
        <w:trPr>
          <w:jc w:val="center"/>
          <w:ins w:id="369"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2FF18642" w14:textId="77777777" w:rsidR="009658E0" w:rsidRPr="00C6265D" w:rsidRDefault="009658E0" w:rsidP="00C6265D">
            <w:pPr>
              <w:spacing w:line="240" w:lineRule="auto"/>
              <w:jc w:val="left"/>
              <w:rPr>
                <w:ins w:id="370" w:author="Corentin Ponton" w:date="2016-08-04T13:15:00Z"/>
                <w:sz w:val="18"/>
                <w:szCs w:val="18"/>
                <w:lang w:eastAsia="fr-FR"/>
                <w:rPrChange w:id="371" w:author="Guillaume DAUDIN" w:date="2017-08-01T08:43:00Z">
                  <w:rPr>
                    <w:ins w:id="372" w:author="Corentin Ponton" w:date="2016-08-04T13:15:00Z"/>
                    <w:sz w:val="18"/>
                    <w:szCs w:val="18"/>
                    <w:lang w:val="fr-FR" w:eastAsia="fr-FR"/>
                  </w:rPr>
                </w:rPrChange>
              </w:rPr>
            </w:pPr>
            <w:ins w:id="373" w:author="Corentin Ponton" w:date="2016-08-04T13:15:00Z">
              <w:r w:rsidRPr="00C6265D">
                <w:rPr>
                  <w:sz w:val="18"/>
                  <w:szCs w:val="18"/>
                  <w:lang w:eastAsia="fr-FR"/>
                  <w:rPrChange w:id="374" w:author="Guillaume DAUDIN" w:date="2017-08-01T08:43:00Z">
                    <w:rPr>
                      <w:sz w:val="18"/>
                      <w:szCs w:val="18"/>
                      <w:lang w:val="fr-FR" w:eastAsia="fr-FR"/>
                    </w:rPr>
                  </w:rPrChange>
                </w:rPr>
                <w:t xml:space="preserve">reg prixinvln i.year i.simplification_classification_c i.grouping_classification [iweight=value] </w:t>
              </w:r>
            </w:ins>
          </w:p>
        </w:tc>
        <w:tc>
          <w:tcPr>
            <w:tcW w:w="1168" w:type="dxa"/>
            <w:tcBorders>
              <w:top w:val="single" w:sz="4" w:space="0" w:color="BFBFBF"/>
              <w:left w:val="single" w:sz="4" w:space="0" w:color="BFBFBF"/>
              <w:bottom w:val="single" w:sz="4" w:space="0" w:color="BFBFBF"/>
              <w:right w:val="single" w:sz="4" w:space="0" w:color="BFBFBF"/>
            </w:tcBorders>
            <w:hideMark/>
          </w:tcPr>
          <w:p w14:paraId="5FB84D51" w14:textId="77777777" w:rsidR="009658E0" w:rsidRDefault="009658E0" w:rsidP="00C6265D">
            <w:pPr>
              <w:spacing w:line="240" w:lineRule="auto"/>
              <w:jc w:val="left"/>
              <w:rPr>
                <w:ins w:id="375" w:author="Corentin Ponton" w:date="2016-08-04T13:15:00Z"/>
                <w:sz w:val="18"/>
                <w:szCs w:val="18"/>
                <w:lang w:val="fr-FR" w:eastAsia="fr-FR"/>
              </w:rPr>
            </w:pPr>
            <w:ins w:id="376" w:author="Corentin Ponton" w:date="2016-08-04T13:15:00Z">
              <w:r>
                <w:rPr>
                  <w:sz w:val="18"/>
                  <w:szCs w:val="18"/>
                  <w:lang w:val="fr-FR" w:eastAsia="fr-FR"/>
                </w:rPr>
                <w:t>Modele (1)</w:t>
              </w:r>
            </w:ins>
          </w:p>
        </w:tc>
      </w:tr>
      <w:tr w:rsidR="009658E0" w14:paraId="6A2F0425" w14:textId="77777777" w:rsidTr="00C6265D">
        <w:trPr>
          <w:jc w:val="center"/>
          <w:ins w:id="377"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59372778" w14:textId="77777777" w:rsidR="009658E0" w:rsidRDefault="009658E0" w:rsidP="00C6265D">
            <w:pPr>
              <w:spacing w:line="240" w:lineRule="auto"/>
              <w:jc w:val="left"/>
              <w:rPr>
                <w:ins w:id="378" w:author="Corentin Ponton" w:date="2016-08-04T13:15:00Z"/>
                <w:sz w:val="18"/>
                <w:szCs w:val="18"/>
                <w:lang w:val="fr-FR" w:eastAsia="fr-FR"/>
              </w:rPr>
            </w:pPr>
            <w:ins w:id="379" w:author="Corentin Ponton" w:date="2016-08-04T13:15:00Z">
              <w:r>
                <w:rPr>
                  <w:sz w:val="18"/>
                  <w:szCs w:val="18"/>
                  <w:lang w:val="fr-FR" w:eastAsia="fr-FR"/>
                </w:rPr>
                <w:t>VARIABLES</w:t>
              </w:r>
            </w:ins>
          </w:p>
        </w:tc>
        <w:tc>
          <w:tcPr>
            <w:tcW w:w="1168" w:type="dxa"/>
            <w:tcBorders>
              <w:top w:val="single" w:sz="4" w:space="0" w:color="BFBFBF"/>
              <w:left w:val="single" w:sz="4" w:space="0" w:color="BFBFBF"/>
              <w:bottom w:val="single" w:sz="4" w:space="0" w:color="BFBFBF"/>
              <w:right w:val="single" w:sz="4" w:space="0" w:color="BFBFBF"/>
            </w:tcBorders>
          </w:tcPr>
          <w:p w14:paraId="33F21C28" w14:textId="77777777" w:rsidR="009658E0" w:rsidRDefault="009658E0" w:rsidP="00C6265D">
            <w:pPr>
              <w:spacing w:line="240" w:lineRule="auto"/>
              <w:jc w:val="left"/>
              <w:rPr>
                <w:ins w:id="380" w:author="Corentin Ponton" w:date="2016-08-04T13:15:00Z"/>
                <w:sz w:val="18"/>
                <w:szCs w:val="18"/>
                <w:lang w:val="fr-FR" w:eastAsia="fr-FR"/>
              </w:rPr>
            </w:pPr>
          </w:p>
        </w:tc>
      </w:tr>
      <w:tr w:rsidR="009658E0" w14:paraId="28EA98D9" w14:textId="77777777" w:rsidTr="00C6265D">
        <w:trPr>
          <w:trHeight w:val="237"/>
          <w:jc w:val="center"/>
          <w:ins w:id="381"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28BEE293" w14:textId="77777777" w:rsidR="009658E0" w:rsidRDefault="009658E0" w:rsidP="00C6265D">
            <w:pPr>
              <w:spacing w:line="240" w:lineRule="auto"/>
              <w:jc w:val="left"/>
              <w:rPr>
                <w:ins w:id="382" w:author="Corentin Ponton" w:date="2016-08-04T13:15:00Z"/>
                <w:sz w:val="18"/>
                <w:szCs w:val="18"/>
                <w:lang w:val="fr-FR" w:eastAsia="fr-FR"/>
              </w:rPr>
            </w:pPr>
            <w:ins w:id="383" w:author="Corentin Ponton" w:date="2016-08-04T13:15:00Z">
              <w:r>
                <w:rPr>
                  <w:sz w:val="18"/>
                  <w:szCs w:val="18"/>
                  <w:lang w:val="fr-FR" w:eastAsia="fr-FR"/>
                </w:rPr>
                <w:t>1774.year</w:t>
              </w:r>
            </w:ins>
          </w:p>
        </w:tc>
        <w:tc>
          <w:tcPr>
            <w:tcW w:w="1168" w:type="dxa"/>
            <w:tcBorders>
              <w:top w:val="single" w:sz="4" w:space="0" w:color="BFBFBF"/>
              <w:left w:val="single" w:sz="4" w:space="0" w:color="BFBFBF"/>
              <w:bottom w:val="single" w:sz="4" w:space="0" w:color="BFBFBF"/>
              <w:right w:val="single" w:sz="4" w:space="0" w:color="BFBFBF"/>
            </w:tcBorders>
            <w:hideMark/>
          </w:tcPr>
          <w:p w14:paraId="3E06E0CB" w14:textId="77777777" w:rsidR="009658E0" w:rsidRDefault="009658E0" w:rsidP="00C6265D">
            <w:pPr>
              <w:spacing w:line="240" w:lineRule="auto"/>
              <w:jc w:val="left"/>
              <w:rPr>
                <w:ins w:id="384" w:author="Corentin Ponton" w:date="2016-08-04T13:15:00Z"/>
                <w:sz w:val="18"/>
                <w:szCs w:val="18"/>
                <w:lang w:val="fr-FR" w:eastAsia="fr-FR"/>
              </w:rPr>
            </w:pPr>
            <w:ins w:id="385" w:author="Corentin Ponton" w:date="2016-08-04T13:15:00Z">
              <w:r>
                <w:rPr>
                  <w:sz w:val="18"/>
                  <w:szCs w:val="18"/>
                  <w:lang w:val="fr-FR" w:eastAsia="fr-FR"/>
                </w:rPr>
                <w:t>0.0171***</w:t>
              </w:r>
            </w:ins>
          </w:p>
        </w:tc>
      </w:tr>
      <w:tr w:rsidR="009658E0" w14:paraId="4614650F" w14:textId="77777777" w:rsidTr="00C6265D">
        <w:trPr>
          <w:jc w:val="center"/>
          <w:ins w:id="386"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4AF69326" w14:textId="77777777" w:rsidR="009658E0" w:rsidRDefault="009658E0" w:rsidP="00C6265D">
            <w:pPr>
              <w:spacing w:line="240" w:lineRule="auto"/>
              <w:jc w:val="left"/>
              <w:rPr>
                <w:ins w:id="387"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7077FC3B" w14:textId="77777777" w:rsidR="009658E0" w:rsidRDefault="009658E0" w:rsidP="00C6265D">
            <w:pPr>
              <w:spacing w:line="240" w:lineRule="auto"/>
              <w:jc w:val="left"/>
              <w:rPr>
                <w:ins w:id="388" w:author="Corentin Ponton" w:date="2016-08-04T13:15:00Z"/>
                <w:sz w:val="18"/>
                <w:szCs w:val="18"/>
                <w:lang w:val="fr-FR" w:eastAsia="fr-FR"/>
              </w:rPr>
            </w:pPr>
            <w:ins w:id="389" w:author="Corentin Ponton" w:date="2016-08-04T13:15:00Z">
              <w:r>
                <w:rPr>
                  <w:sz w:val="18"/>
                  <w:szCs w:val="18"/>
                  <w:lang w:val="fr-FR" w:eastAsia="fr-FR"/>
                </w:rPr>
                <w:t>(0.000337)</w:t>
              </w:r>
            </w:ins>
          </w:p>
        </w:tc>
      </w:tr>
      <w:tr w:rsidR="009658E0" w14:paraId="00FA4D6C" w14:textId="77777777" w:rsidTr="00C6265D">
        <w:trPr>
          <w:jc w:val="center"/>
          <w:ins w:id="390"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1775D395" w14:textId="77777777" w:rsidR="009658E0" w:rsidRDefault="009658E0" w:rsidP="00C6265D">
            <w:pPr>
              <w:spacing w:line="240" w:lineRule="auto"/>
              <w:jc w:val="left"/>
              <w:rPr>
                <w:ins w:id="391" w:author="Corentin Ponton" w:date="2016-08-04T13:15:00Z"/>
                <w:sz w:val="18"/>
                <w:szCs w:val="18"/>
                <w:lang w:val="fr-FR" w:eastAsia="fr-FR"/>
              </w:rPr>
            </w:pPr>
            <w:ins w:id="392" w:author="Corentin Ponton" w:date="2016-08-04T13:15:00Z">
              <w:r>
                <w:rPr>
                  <w:sz w:val="18"/>
                  <w:szCs w:val="18"/>
                  <w:lang w:val="fr-FR" w:eastAsia="fr-FR"/>
                </w:rPr>
                <w:t>1775.year</w:t>
              </w:r>
            </w:ins>
          </w:p>
        </w:tc>
        <w:tc>
          <w:tcPr>
            <w:tcW w:w="1168" w:type="dxa"/>
            <w:tcBorders>
              <w:top w:val="single" w:sz="4" w:space="0" w:color="BFBFBF"/>
              <w:left w:val="single" w:sz="4" w:space="0" w:color="BFBFBF"/>
              <w:bottom w:val="single" w:sz="4" w:space="0" w:color="BFBFBF"/>
              <w:right w:val="single" w:sz="4" w:space="0" w:color="BFBFBF"/>
            </w:tcBorders>
            <w:hideMark/>
          </w:tcPr>
          <w:p w14:paraId="1E42BA85" w14:textId="77777777" w:rsidR="009658E0" w:rsidRDefault="009658E0" w:rsidP="00C6265D">
            <w:pPr>
              <w:spacing w:line="240" w:lineRule="auto"/>
              <w:jc w:val="left"/>
              <w:rPr>
                <w:ins w:id="393" w:author="Corentin Ponton" w:date="2016-08-04T13:15:00Z"/>
                <w:sz w:val="18"/>
                <w:szCs w:val="18"/>
                <w:lang w:val="fr-FR" w:eastAsia="fr-FR"/>
              </w:rPr>
            </w:pPr>
            <w:ins w:id="394" w:author="Corentin Ponton" w:date="2016-08-04T13:15:00Z">
              <w:r>
                <w:rPr>
                  <w:sz w:val="18"/>
                  <w:szCs w:val="18"/>
                  <w:lang w:val="fr-FR" w:eastAsia="fr-FR"/>
                </w:rPr>
                <w:t>0.548***</w:t>
              </w:r>
            </w:ins>
          </w:p>
        </w:tc>
      </w:tr>
      <w:tr w:rsidR="009658E0" w14:paraId="6FCB0769" w14:textId="77777777" w:rsidTr="00C6265D">
        <w:trPr>
          <w:jc w:val="center"/>
          <w:ins w:id="395"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1D78D831" w14:textId="77777777" w:rsidR="009658E0" w:rsidRDefault="009658E0" w:rsidP="00C6265D">
            <w:pPr>
              <w:spacing w:line="240" w:lineRule="auto"/>
              <w:jc w:val="left"/>
              <w:rPr>
                <w:ins w:id="396"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400A8CDE" w14:textId="77777777" w:rsidR="009658E0" w:rsidRDefault="009658E0" w:rsidP="00C6265D">
            <w:pPr>
              <w:spacing w:line="240" w:lineRule="auto"/>
              <w:jc w:val="left"/>
              <w:rPr>
                <w:ins w:id="397" w:author="Corentin Ponton" w:date="2016-08-04T13:15:00Z"/>
                <w:sz w:val="18"/>
                <w:szCs w:val="18"/>
                <w:lang w:val="fr-FR" w:eastAsia="fr-FR"/>
              </w:rPr>
            </w:pPr>
            <w:ins w:id="398" w:author="Corentin Ponton" w:date="2016-08-04T13:15:00Z">
              <w:r>
                <w:rPr>
                  <w:sz w:val="18"/>
                  <w:szCs w:val="18"/>
                  <w:lang w:val="fr-FR" w:eastAsia="fr-FR"/>
                </w:rPr>
                <w:t>(0.000332)</w:t>
              </w:r>
            </w:ins>
          </w:p>
        </w:tc>
      </w:tr>
      <w:tr w:rsidR="009658E0" w14:paraId="2BA59E13" w14:textId="77777777" w:rsidTr="00C6265D">
        <w:trPr>
          <w:jc w:val="center"/>
          <w:ins w:id="399"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5AE838BC" w14:textId="77777777" w:rsidR="009658E0" w:rsidRDefault="009658E0" w:rsidP="00C6265D">
            <w:pPr>
              <w:spacing w:line="240" w:lineRule="auto"/>
              <w:jc w:val="left"/>
              <w:rPr>
                <w:ins w:id="400" w:author="Corentin Ponton" w:date="2016-08-04T13:15:00Z"/>
                <w:sz w:val="18"/>
                <w:szCs w:val="18"/>
                <w:lang w:val="fr-FR" w:eastAsia="fr-FR"/>
              </w:rPr>
            </w:pPr>
            <w:ins w:id="401" w:author="Corentin Ponton" w:date="2016-08-04T13:15:00Z">
              <w:r>
                <w:rPr>
                  <w:sz w:val="18"/>
                  <w:szCs w:val="18"/>
                  <w:lang w:val="fr-FR" w:eastAsia="fr-FR"/>
                </w:rPr>
                <w:t>1776.year</w:t>
              </w:r>
            </w:ins>
          </w:p>
        </w:tc>
        <w:tc>
          <w:tcPr>
            <w:tcW w:w="1168" w:type="dxa"/>
            <w:tcBorders>
              <w:top w:val="single" w:sz="4" w:space="0" w:color="BFBFBF"/>
              <w:left w:val="single" w:sz="4" w:space="0" w:color="BFBFBF"/>
              <w:bottom w:val="single" w:sz="4" w:space="0" w:color="BFBFBF"/>
              <w:right w:val="single" w:sz="4" w:space="0" w:color="BFBFBF"/>
            </w:tcBorders>
            <w:hideMark/>
          </w:tcPr>
          <w:p w14:paraId="19D56C3A" w14:textId="77777777" w:rsidR="009658E0" w:rsidRDefault="009658E0" w:rsidP="00C6265D">
            <w:pPr>
              <w:spacing w:line="240" w:lineRule="auto"/>
              <w:jc w:val="left"/>
              <w:rPr>
                <w:ins w:id="402" w:author="Corentin Ponton" w:date="2016-08-04T13:15:00Z"/>
                <w:sz w:val="18"/>
                <w:szCs w:val="18"/>
                <w:lang w:val="fr-FR" w:eastAsia="fr-FR"/>
              </w:rPr>
            </w:pPr>
            <w:ins w:id="403" w:author="Corentin Ponton" w:date="2016-08-04T13:15:00Z">
              <w:r>
                <w:rPr>
                  <w:sz w:val="18"/>
                  <w:szCs w:val="18"/>
                  <w:lang w:val="fr-FR" w:eastAsia="fr-FR"/>
                </w:rPr>
                <w:t>-0.173***</w:t>
              </w:r>
            </w:ins>
          </w:p>
        </w:tc>
      </w:tr>
      <w:tr w:rsidR="009658E0" w14:paraId="0C6467A6" w14:textId="77777777" w:rsidTr="00C6265D">
        <w:trPr>
          <w:jc w:val="center"/>
          <w:ins w:id="404"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0BAE10CD" w14:textId="77777777" w:rsidR="009658E0" w:rsidRDefault="009658E0" w:rsidP="00C6265D">
            <w:pPr>
              <w:spacing w:line="240" w:lineRule="auto"/>
              <w:jc w:val="left"/>
              <w:rPr>
                <w:ins w:id="405"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2FC75068" w14:textId="77777777" w:rsidR="009658E0" w:rsidRDefault="009658E0" w:rsidP="00C6265D">
            <w:pPr>
              <w:spacing w:line="240" w:lineRule="auto"/>
              <w:jc w:val="left"/>
              <w:rPr>
                <w:ins w:id="406" w:author="Corentin Ponton" w:date="2016-08-04T13:15:00Z"/>
                <w:sz w:val="18"/>
                <w:szCs w:val="18"/>
                <w:lang w:val="fr-FR" w:eastAsia="fr-FR"/>
              </w:rPr>
            </w:pPr>
            <w:ins w:id="407" w:author="Corentin Ponton" w:date="2016-08-04T13:15:00Z">
              <w:r>
                <w:rPr>
                  <w:sz w:val="18"/>
                  <w:szCs w:val="18"/>
                  <w:lang w:val="fr-FR" w:eastAsia="fr-FR"/>
                </w:rPr>
                <w:t>(0.000308)</w:t>
              </w:r>
            </w:ins>
          </w:p>
        </w:tc>
      </w:tr>
      <w:tr w:rsidR="009658E0" w14:paraId="1C80B0D3" w14:textId="77777777" w:rsidTr="00C6265D">
        <w:trPr>
          <w:jc w:val="center"/>
          <w:ins w:id="408"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02E8F1D2" w14:textId="77777777" w:rsidR="009658E0" w:rsidRDefault="009658E0" w:rsidP="00C6265D">
            <w:pPr>
              <w:spacing w:line="240" w:lineRule="auto"/>
              <w:jc w:val="left"/>
              <w:rPr>
                <w:ins w:id="409" w:author="Corentin Ponton" w:date="2016-08-04T13:15:00Z"/>
                <w:sz w:val="18"/>
                <w:szCs w:val="18"/>
                <w:lang w:val="fr-FR" w:eastAsia="fr-FR"/>
              </w:rPr>
            </w:pPr>
            <w:ins w:id="410" w:author="Corentin Ponton" w:date="2016-08-04T13:15:00Z">
              <w:r>
                <w:rPr>
                  <w:sz w:val="18"/>
                  <w:szCs w:val="18"/>
                  <w:lang w:val="fr-FR" w:eastAsia="fr-FR"/>
                </w:rPr>
                <w:t>1777.year</w:t>
              </w:r>
            </w:ins>
          </w:p>
        </w:tc>
        <w:tc>
          <w:tcPr>
            <w:tcW w:w="1168" w:type="dxa"/>
            <w:tcBorders>
              <w:top w:val="single" w:sz="4" w:space="0" w:color="BFBFBF"/>
              <w:left w:val="single" w:sz="4" w:space="0" w:color="BFBFBF"/>
              <w:bottom w:val="single" w:sz="4" w:space="0" w:color="BFBFBF"/>
              <w:right w:val="single" w:sz="4" w:space="0" w:color="BFBFBF"/>
            </w:tcBorders>
            <w:hideMark/>
          </w:tcPr>
          <w:p w14:paraId="3D91C6B4" w14:textId="77777777" w:rsidR="009658E0" w:rsidRDefault="009658E0" w:rsidP="00C6265D">
            <w:pPr>
              <w:spacing w:line="240" w:lineRule="auto"/>
              <w:jc w:val="left"/>
              <w:rPr>
                <w:ins w:id="411" w:author="Corentin Ponton" w:date="2016-08-04T13:15:00Z"/>
                <w:sz w:val="18"/>
                <w:szCs w:val="18"/>
                <w:lang w:val="fr-FR" w:eastAsia="fr-FR"/>
              </w:rPr>
            </w:pPr>
            <w:ins w:id="412" w:author="Corentin Ponton" w:date="2016-08-04T13:15:00Z">
              <w:r>
                <w:rPr>
                  <w:sz w:val="18"/>
                  <w:szCs w:val="18"/>
                  <w:lang w:val="fr-FR" w:eastAsia="fr-FR"/>
                </w:rPr>
                <w:t>-0.313***</w:t>
              </w:r>
            </w:ins>
          </w:p>
        </w:tc>
      </w:tr>
      <w:tr w:rsidR="009658E0" w14:paraId="6F7079C7" w14:textId="77777777" w:rsidTr="00C6265D">
        <w:trPr>
          <w:jc w:val="center"/>
          <w:ins w:id="413"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100C596F" w14:textId="77777777" w:rsidR="009658E0" w:rsidRDefault="009658E0" w:rsidP="00C6265D">
            <w:pPr>
              <w:spacing w:line="240" w:lineRule="auto"/>
              <w:jc w:val="left"/>
              <w:rPr>
                <w:ins w:id="414"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44CFB571" w14:textId="77777777" w:rsidR="009658E0" w:rsidRDefault="009658E0" w:rsidP="00C6265D">
            <w:pPr>
              <w:spacing w:line="240" w:lineRule="auto"/>
              <w:jc w:val="left"/>
              <w:rPr>
                <w:ins w:id="415" w:author="Corentin Ponton" w:date="2016-08-04T13:15:00Z"/>
                <w:sz w:val="18"/>
                <w:szCs w:val="18"/>
                <w:lang w:val="fr-FR" w:eastAsia="fr-FR"/>
              </w:rPr>
            </w:pPr>
            <w:ins w:id="416" w:author="Corentin Ponton" w:date="2016-08-04T13:15:00Z">
              <w:r>
                <w:rPr>
                  <w:sz w:val="18"/>
                  <w:szCs w:val="18"/>
                  <w:lang w:val="fr-FR" w:eastAsia="fr-FR"/>
                </w:rPr>
                <w:t>(0.000303)</w:t>
              </w:r>
            </w:ins>
          </w:p>
        </w:tc>
      </w:tr>
      <w:tr w:rsidR="009658E0" w14:paraId="00F19155" w14:textId="77777777" w:rsidTr="00C6265D">
        <w:trPr>
          <w:jc w:val="center"/>
          <w:ins w:id="417"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48FCBD4E" w14:textId="77777777" w:rsidR="009658E0" w:rsidRDefault="009658E0" w:rsidP="00C6265D">
            <w:pPr>
              <w:spacing w:line="240" w:lineRule="auto"/>
              <w:jc w:val="left"/>
              <w:rPr>
                <w:ins w:id="418" w:author="Corentin Ponton" w:date="2016-08-04T13:15:00Z"/>
                <w:sz w:val="18"/>
                <w:szCs w:val="18"/>
                <w:lang w:val="fr-FR" w:eastAsia="fr-FR"/>
              </w:rPr>
            </w:pPr>
            <w:ins w:id="419" w:author="Corentin Ponton" w:date="2016-08-04T13:15:00Z">
              <w:r>
                <w:rPr>
                  <w:sz w:val="18"/>
                  <w:szCs w:val="18"/>
                  <w:lang w:val="fr-FR" w:eastAsia="fr-FR"/>
                </w:rPr>
                <w:t>1779.year</w:t>
              </w:r>
            </w:ins>
          </w:p>
        </w:tc>
        <w:tc>
          <w:tcPr>
            <w:tcW w:w="1168" w:type="dxa"/>
            <w:tcBorders>
              <w:top w:val="single" w:sz="4" w:space="0" w:color="BFBFBF"/>
              <w:left w:val="single" w:sz="4" w:space="0" w:color="BFBFBF"/>
              <w:bottom w:val="single" w:sz="4" w:space="0" w:color="BFBFBF"/>
              <w:right w:val="single" w:sz="4" w:space="0" w:color="BFBFBF"/>
            </w:tcBorders>
            <w:hideMark/>
          </w:tcPr>
          <w:p w14:paraId="22F73679" w14:textId="77777777" w:rsidR="009658E0" w:rsidRDefault="009658E0" w:rsidP="00C6265D">
            <w:pPr>
              <w:spacing w:line="240" w:lineRule="auto"/>
              <w:jc w:val="left"/>
              <w:rPr>
                <w:ins w:id="420" w:author="Corentin Ponton" w:date="2016-08-04T13:15:00Z"/>
                <w:sz w:val="18"/>
                <w:szCs w:val="18"/>
                <w:lang w:val="fr-FR" w:eastAsia="fr-FR"/>
              </w:rPr>
            </w:pPr>
            <w:ins w:id="421" w:author="Corentin Ponton" w:date="2016-08-04T13:15:00Z">
              <w:r>
                <w:rPr>
                  <w:sz w:val="18"/>
                  <w:szCs w:val="18"/>
                  <w:lang w:val="fr-FR" w:eastAsia="fr-FR"/>
                </w:rPr>
                <w:t>-0.0807***</w:t>
              </w:r>
            </w:ins>
          </w:p>
        </w:tc>
      </w:tr>
      <w:tr w:rsidR="009658E0" w14:paraId="79814122" w14:textId="77777777" w:rsidTr="00C6265D">
        <w:trPr>
          <w:jc w:val="center"/>
          <w:ins w:id="422"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4E612765" w14:textId="77777777" w:rsidR="009658E0" w:rsidRDefault="009658E0" w:rsidP="00C6265D">
            <w:pPr>
              <w:spacing w:line="240" w:lineRule="auto"/>
              <w:jc w:val="left"/>
              <w:rPr>
                <w:ins w:id="423"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00312C68" w14:textId="77777777" w:rsidR="009658E0" w:rsidRDefault="009658E0" w:rsidP="00C6265D">
            <w:pPr>
              <w:spacing w:line="240" w:lineRule="auto"/>
              <w:jc w:val="left"/>
              <w:rPr>
                <w:ins w:id="424" w:author="Corentin Ponton" w:date="2016-08-04T13:15:00Z"/>
                <w:sz w:val="18"/>
                <w:szCs w:val="18"/>
                <w:lang w:val="fr-FR" w:eastAsia="fr-FR"/>
              </w:rPr>
            </w:pPr>
            <w:ins w:id="425" w:author="Corentin Ponton" w:date="2016-08-04T13:15:00Z">
              <w:r>
                <w:rPr>
                  <w:sz w:val="18"/>
                  <w:szCs w:val="18"/>
                  <w:lang w:val="fr-FR" w:eastAsia="fr-FR"/>
                </w:rPr>
                <w:t>(0.000363)</w:t>
              </w:r>
            </w:ins>
          </w:p>
        </w:tc>
      </w:tr>
      <w:tr w:rsidR="009658E0" w14:paraId="2DFAB1DB" w14:textId="77777777" w:rsidTr="00C6265D">
        <w:trPr>
          <w:jc w:val="center"/>
          <w:ins w:id="426"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6EACADC3" w14:textId="77777777" w:rsidR="009658E0" w:rsidRDefault="009658E0" w:rsidP="00C6265D">
            <w:pPr>
              <w:spacing w:line="240" w:lineRule="auto"/>
              <w:jc w:val="left"/>
              <w:rPr>
                <w:ins w:id="427" w:author="Corentin Ponton" w:date="2016-08-04T13:15:00Z"/>
                <w:sz w:val="18"/>
                <w:szCs w:val="18"/>
                <w:lang w:val="fr-FR" w:eastAsia="fr-FR"/>
              </w:rPr>
            </w:pPr>
            <w:ins w:id="428" w:author="Corentin Ponton" w:date="2016-08-04T13:15:00Z">
              <w:r>
                <w:rPr>
                  <w:sz w:val="18"/>
                  <w:szCs w:val="18"/>
                  <w:lang w:val="fr-FR" w:eastAsia="fr-FR"/>
                </w:rPr>
                <w:t>1780.year</w:t>
              </w:r>
            </w:ins>
          </w:p>
        </w:tc>
        <w:tc>
          <w:tcPr>
            <w:tcW w:w="1168" w:type="dxa"/>
            <w:tcBorders>
              <w:top w:val="single" w:sz="4" w:space="0" w:color="BFBFBF"/>
              <w:left w:val="single" w:sz="4" w:space="0" w:color="BFBFBF"/>
              <w:bottom w:val="single" w:sz="4" w:space="0" w:color="BFBFBF"/>
              <w:right w:val="single" w:sz="4" w:space="0" w:color="BFBFBF"/>
            </w:tcBorders>
            <w:hideMark/>
          </w:tcPr>
          <w:p w14:paraId="7192F62B" w14:textId="77777777" w:rsidR="009658E0" w:rsidRDefault="009658E0" w:rsidP="00C6265D">
            <w:pPr>
              <w:spacing w:line="240" w:lineRule="auto"/>
              <w:jc w:val="left"/>
              <w:rPr>
                <w:ins w:id="429" w:author="Corentin Ponton" w:date="2016-08-04T13:15:00Z"/>
                <w:sz w:val="18"/>
                <w:szCs w:val="18"/>
                <w:lang w:val="fr-FR" w:eastAsia="fr-FR"/>
              </w:rPr>
            </w:pPr>
            <w:ins w:id="430" w:author="Corentin Ponton" w:date="2016-08-04T13:15:00Z">
              <w:r>
                <w:rPr>
                  <w:sz w:val="18"/>
                  <w:szCs w:val="18"/>
                  <w:lang w:val="fr-FR" w:eastAsia="fr-FR"/>
                </w:rPr>
                <w:t>-0.268***</w:t>
              </w:r>
            </w:ins>
          </w:p>
        </w:tc>
      </w:tr>
      <w:tr w:rsidR="009658E0" w14:paraId="24623B82" w14:textId="77777777" w:rsidTr="00C6265D">
        <w:trPr>
          <w:jc w:val="center"/>
          <w:ins w:id="431"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0585D722" w14:textId="77777777" w:rsidR="009658E0" w:rsidRDefault="009658E0" w:rsidP="00C6265D">
            <w:pPr>
              <w:spacing w:line="240" w:lineRule="auto"/>
              <w:jc w:val="left"/>
              <w:rPr>
                <w:ins w:id="432"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7A9AEC25" w14:textId="77777777" w:rsidR="009658E0" w:rsidRDefault="009658E0" w:rsidP="00C6265D">
            <w:pPr>
              <w:spacing w:line="240" w:lineRule="auto"/>
              <w:jc w:val="left"/>
              <w:rPr>
                <w:ins w:id="433" w:author="Corentin Ponton" w:date="2016-08-04T13:15:00Z"/>
                <w:sz w:val="18"/>
                <w:szCs w:val="18"/>
                <w:lang w:val="fr-FR" w:eastAsia="fr-FR"/>
              </w:rPr>
            </w:pPr>
            <w:ins w:id="434" w:author="Corentin Ponton" w:date="2016-08-04T13:15:00Z">
              <w:r>
                <w:rPr>
                  <w:sz w:val="18"/>
                  <w:szCs w:val="18"/>
                  <w:lang w:val="fr-FR" w:eastAsia="fr-FR"/>
                </w:rPr>
                <w:t>(0.000586)</w:t>
              </w:r>
            </w:ins>
          </w:p>
        </w:tc>
      </w:tr>
      <w:tr w:rsidR="009658E0" w14:paraId="750C32DD" w14:textId="77777777" w:rsidTr="00C6265D">
        <w:trPr>
          <w:jc w:val="center"/>
          <w:ins w:id="435"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6791ABA3" w14:textId="77777777" w:rsidR="009658E0" w:rsidRDefault="009658E0" w:rsidP="00C6265D">
            <w:pPr>
              <w:spacing w:line="240" w:lineRule="auto"/>
              <w:jc w:val="left"/>
              <w:rPr>
                <w:ins w:id="436" w:author="Corentin Ponton" w:date="2016-08-04T13:15:00Z"/>
                <w:sz w:val="18"/>
                <w:szCs w:val="18"/>
                <w:lang w:val="fr-FR" w:eastAsia="fr-FR"/>
              </w:rPr>
            </w:pPr>
            <w:ins w:id="437" w:author="Corentin Ponton" w:date="2016-08-04T13:15:00Z">
              <w:r>
                <w:rPr>
                  <w:sz w:val="18"/>
                  <w:szCs w:val="18"/>
                  <w:lang w:val="fr-FR" w:eastAsia="fr-FR"/>
                </w:rPr>
                <w:t>1782.year</w:t>
              </w:r>
            </w:ins>
          </w:p>
        </w:tc>
        <w:tc>
          <w:tcPr>
            <w:tcW w:w="1168" w:type="dxa"/>
            <w:tcBorders>
              <w:top w:val="single" w:sz="4" w:space="0" w:color="BFBFBF"/>
              <w:left w:val="single" w:sz="4" w:space="0" w:color="BFBFBF"/>
              <w:bottom w:val="single" w:sz="4" w:space="0" w:color="BFBFBF"/>
              <w:right w:val="single" w:sz="4" w:space="0" w:color="BFBFBF"/>
            </w:tcBorders>
            <w:hideMark/>
          </w:tcPr>
          <w:p w14:paraId="5A727C02" w14:textId="77777777" w:rsidR="009658E0" w:rsidRDefault="009658E0" w:rsidP="00C6265D">
            <w:pPr>
              <w:spacing w:line="240" w:lineRule="auto"/>
              <w:jc w:val="left"/>
              <w:rPr>
                <w:ins w:id="438" w:author="Corentin Ponton" w:date="2016-08-04T13:15:00Z"/>
                <w:sz w:val="18"/>
                <w:szCs w:val="18"/>
                <w:lang w:val="fr-FR" w:eastAsia="fr-FR"/>
              </w:rPr>
            </w:pPr>
            <w:ins w:id="439" w:author="Corentin Ponton" w:date="2016-08-04T13:15:00Z">
              <w:r>
                <w:rPr>
                  <w:sz w:val="18"/>
                  <w:szCs w:val="18"/>
                  <w:lang w:val="fr-FR" w:eastAsia="fr-FR"/>
                </w:rPr>
                <w:t>-0.0899***</w:t>
              </w:r>
            </w:ins>
          </w:p>
        </w:tc>
      </w:tr>
      <w:tr w:rsidR="009658E0" w14:paraId="2DA58110" w14:textId="77777777" w:rsidTr="00C6265D">
        <w:trPr>
          <w:jc w:val="center"/>
          <w:ins w:id="440"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700835D4" w14:textId="77777777" w:rsidR="009658E0" w:rsidRDefault="009658E0" w:rsidP="00C6265D">
            <w:pPr>
              <w:spacing w:line="240" w:lineRule="auto"/>
              <w:jc w:val="left"/>
              <w:rPr>
                <w:ins w:id="441"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0605F570" w14:textId="77777777" w:rsidR="009658E0" w:rsidRDefault="009658E0" w:rsidP="00C6265D">
            <w:pPr>
              <w:spacing w:line="240" w:lineRule="auto"/>
              <w:jc w:val="left"/>
              <w:rPr>
                <w:ins w:id="442" w:author="Corentin Ponton" w:date="2016-08-04T13:15:00Z"/>
                <w:sz w:val="18"/>
                <w:szCs w:val="18"/>
                <w:lang w:val="fr-FR" w:eastAsia="fr-FR"/>
              </w:rPr>
            </w:pPr>
            <w:ins w:id="443" w:author="Corentin Ponton" w:date="2016-08-04T13:15:00Z">
              <w:r>
                <w:rPr>
                  <w:sz w:val="18"/>
                  <w:szCs w:val="18"/>
                  <w:lang w:val="fr-FR" w:eastAsia="fr-FR"/>
                </w:rPr>
                <w:t>(0.00495)</w:t>
              </w:r>
            </w:ins>
          </w:p>
        </w:tc>
      </w:tr>
      <w:tr w:rsidR="009658E0" w14:paraId="514FC7F7" w14:textId="77777777" w:rsidTr="00C6265D">
        <w:trPr>
          <w:jc w:val="center"/>
          <w:ins w:id="444"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4154FF34" w14:textId="77777777" w:rsidR="009658E0" w:rsidRDefault="009658E0" w:rsidP="00C6265D">
            <w:pPr>
              <w:spacing w:line="240" w:lineRule="auto"/>
              <w:jc w:val="left"/>
              <w:rPr>
                <w:ins w:id="445" w:author="Corentin Ponton" w:date="2016-08-04T13:15:00Z"/>
                <w:sz w:val="18"/>
                <w:szCs w:val="18"/>
                <w:lang w:val="fr-FR" w:eastAsia="fr-FR"/>
              </w:rPr>
            </w:pPr>
            <w:ins w:id="446" w:author="Corentin Ponton" w:date="2016-08-04T13:15:00Z">
              <w:r>
                <w:rPr>
                  <w:sz w:val="18"/>
                  <w:szCs w:val="18"/>
                  <w:lang w:val="fr-FR" w:eastAsia="fr-FR"/>
                </w:rPr>
                <w:t>1787.year</w:t>
              </w:r>
            </w:ins>
          </w:p>
        </w:tc>
        <w:tc>
          <w:tcPr>
            <w:tcW w:w="1168" w:type="dxa"/>
            <w:tcBorders>
              <w:top w:val="single" w:sz="4" w:space="0" w:color="BFBFBF"/>
              <w:left w:val="single" w:sz="4" w:space="0" w:color="BFBFBF"/>
              <w:bottom w:val="single" w:sz="4" w:space="0" w:color="BFBFBF"/>
              <w:right w:val="single" w:sz="4" w:space="0" w:color="BFBFBF"/>
            </w:tcBorders>
            <w:hideMark/>
          </w:tcPr>
          <w:p w14:paraId="74CF5729" w14:textId="77777777" w:rsidR="009658E0" w:rsidRDefault="009658E0" w:rsidP="00C6265D">
            <w:pPr>
              <w:spacing w:line="240" w:lineRule="auto"/>
              <w:jc w:val="left"/>
              <w:rPr>
                <w:ins w:id="447" w:author="Corentin Ponton" w:date="2016-08-04T13:15:00Z"/>
                <w:sz w:val="18"/>
                <w:szCs w:val="18"/>
                <w:lang w:val="fr-FR" w:eastAsia="fr-FR"/>
              </w:rPr>
            </w:pPr>
            <w:ins w:id="448" w:author="Corentin Ponton" w:date="2016-08-04T13:15:00Z">
              <w:r>
                <w:rPr>
                  <w:sz w:val="18"/>
                  <w:szCs w:val="18"/>
                  <w:lang w:val="fr-FR" w:eastAsia="fr-FR"/>
                </w:rPr>
                <w:t>0.0122***</w:t>
              </w:r>
            </w:ins>
          </w:p>
        </w:tc>
      </w:tr>
      <w:tr w:rsidR="009658E0" w14:paraId="15B76988" w14:textId="77777777" w:rsidTr="00C6265D">
        <w:trPr>
          <w:jc w:val="center"/>
          <w:ins w:id="449"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7CB7232C" w14:textId="77777777" w:rsidR="009658E0" w:rsidRDefault="009658E0" w:rsidP="00C6265D">
            <w:pPr>
              <w:spacing w:line="240" w:lineRule="auto"/>
              <w:jc w:val="left"/>
              <w:rPr>
                <w:ins w:id="450"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18CD4406" w14:textId="77777777" w:rsidR="009658E0" w:rsidRDefault="009658E0" w:rsidP="00C6265D">
            <w:pPr>
              <w:spacing w:line="240" w:lineRule="auto"/>
              <w:jc w:val="left"/>
              <w:rPr>
                <w:ins w:id="451" w:author="Corentin Ponton" w:date="2016-08-04T13:15:00Z"/>
                <w:sz w:val="18"/>
                <w:szCs w:val="18"/>
                <w:lang w:val="fr-FR" w:eastAsia="fr-FR"/>
              </w:rPr>
            </w:pPr>
            <w:ins w:id="452" w:author="Corentin Ponton" w:date="2016-08-04T13:15:00Z">
              <w:r>
                <w:rPr>
                  <w:sz w:val="18"/>
                  <w:szCs w:val="18"/>
                  <w:lang w:val="fr-FR" w:eastAsia="fr-FR"/>
                </w:rPr>
                <w:t>(0.00330)</w:t>
              </w:r>
            </w:ins>
          </w:p>
        </w:tc>
      </w:tr>
      <w:tr w:rsidR="009658E0" w14:paraId="23C98B50" w14:textId="77777777" w:rsidTr="00C6265D">
        <w:trPr>
          <w:jc w:val="center"/>
          <w:ins w:id="453"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38584798" w14:textId="77777777" w:rsidR="009658E0" w:rsidRDefault="009658E0" w:rsidP="00C6265D">
            <w:pPr>
              <w:spacing w:line="240" w:lineRule="auto"/>
              <w:jc w:val="left"/>
              <w:rPr>
                <w:ins w:id="454" w:author="Corentin Ponton" w:date="2016-08-04T13:15:00Z"/>
                <w:sz w:val="18"/>
                <w:szCs w:val="18"/>
                <w:lang w:val="fr-FR" w:eastAsia="fr-FR"/>
              </w:rPr>
            </w:pPr>
            <w:ins w:id="455" w:author="Corentin Ponton" w:date="2016-08-04T13:15:00Z">
              <w:r>
                <w:rPr>
                  <w:sz w:val="18"/>
                  <w:szCs w:val="18"/>
                  <w:lang w:val="fr-FR" w:eastAsia="fr-FR"/>
                </w:rPr>
                <w:t>1788.year</w:t>
              </w:r>
            </w:ins>
          </w:p>
        </w:tc>
        <w:tc>
          <w:tcPr>
            <w:tcW w:w="1168" w:type="dxa"/>
            <w:tcBorders>
              <w:top w:val="single" w:sz="4" w:space="0" w:color="BFBFBF"/>
              <w:left w:val="single" w:sz="4" w:space="0" w:color="BFBFBF"/>
              <w:bottom w:val="single" w:sz="4" w:space="0" w:color="BFBFBF"/>
              <w:right w:val="single" w:sz="4" w:space="0" w:color="BFBFBF"/>
            </w:tcBorders>
            <w:hideMark/>
          </w:tcPr>
          <w:p w14:paraId="2DBF6D1C" w14:textId="77777777" w:rsidR="009658E0" w:rsidRDefault="009658E0" w:rsidP="00C6265D">
            <w:pPr>
              <w:spacing w:line="240" w:lineRule="auto"/>
              <w:jc w:val="left"/>
              <w:rPr>
                <w:ins w:id="456" w:author="Corentin Ponton" w:date="2016-08-04T13:15:00Z"/>
                <w:sz w:val="18"/>
                <w:szCs w:val="18"/>
                <w:lang w:val="fr-FR" w:eastAsia="fr-FR"/>
              </w:rPr>
            </w:pPr>
            <w:ins w:id="457" w:author="Corentin Ponton" w:date="2016-08-04T13:15:00Z">
              <w:r>
                <w:rPr>
                  <w:sz w:val="18"/>
                  <w:szCs w:val="18"/>
                  <w:lang w:val="fr-FR" w:eastAsia="fr-FR"/>
                </w:rPr>
                <w:t>0.237***</w:t>
              </w:r>
            </w:ins>
          </w:p>
        </w:tc>
      </w:tr>
      <w:tr w:rsidR="009658E0" w14:paraId="4C41571C" w14:textId="77777777" w:rsidTr="00C6265D">
        <w:trPr>
          <w:jc w:val="center"/>
          <w:ins w:id="458"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05F24220" w14:textId="77777777" w:rsidR="009658E0" w:rsidRDefault="009658E0" w:rsidP="00C6265D">
            <w:pPr>
              <w:spacing w:line="240" w:lineRule="auto"/>
              <w:jc w:val="left"/>
              <w:rPr>
                <w:ins w:id="459"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39DF72BC" w14:textId="77777777" w:rsidR="009658E0" w:rsidRDefault="009658E0" w:rsidP="00C6265D">
            <w:pPr>
              <w:spacing w:line="240" w:lineRule="auto"/>
              <w:jc w:val="left"/>
              <w:rPr>
                <w:ins w:id="460" w:author="Corentin Ponton" w:date="2016-08-04T13:15:00Z"/>
                <w:sz w:val="18"/>
                <w:szCs w:val="18"/>
                <w:lang w:val="fr-FR" w:eastAsia="fr-FR"/>
              </w:rPr>
            </w:pPr>
            <w:ins w:id="461" w:author="Corentin Ponton" w:date="2016-08-04T13:15:00Z">
              <w:r>
                <w:rPr>
                  <w:sz w:val="18"/>
                  <w:szCs w:val="18"/>
                  <w:lang w:val="fr-FR" w:eastAsia="fr-FR"/>
                </w:rPr>
                <w:t>(0.000299)</w:t>
              </w:r>
            </w:ins>
          </w:p>
        </w:tc>
      </w:tr>
      <w:tr w:rsidR="009658E0" w14:paraId="36582090" w14:textId="77777777" w:rsidTr="00C6265D">
        <w:trPr>
          <w:jc w:val="center"/>
          <w:ins w:id="462"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01B7AB96" w14:textId="77777777" w:rsidR="009658E0" w:rsidRDefault="009658E0" w:rsidP="00C6265D">
            <w:pPr>
              <w:spacing w:line="240" w:lineRule="auto"/>
              <w:jc w:val="left"/>
              <w:rPr>
                <w:ins w:id="463" w:author="Corentin Ponton" w:date="2016-08-04T13:15:00Z"/>
                <w:sz w:val="18"/>
                <w:szCs w:val="18"/>
                <w:lang w:val="fr-FR" w:eastAsia="fr-FR"/>
              </w:rPr>
            </w:pPr>
            <w:ins w:id="464" w:author="Corentin Ponton" w:date="2016-08-04T13:15:00Z">
              <w:r>
                <w:rPr>
                  <w:sz w:val="18"/>
                  <w:szCs w:val="18"/>
                  <w:lang w:val="fr-FR" w:eastAsia="fr-FR"/>
                </w:rPr>
                <w:t>1789.year</w:t>
              </w:r>
            </w:ins>
          </w:p>
        </w:tc>
        <w:tc>
          <w:tcPr>
            <w:tcW w:w="1168" w:type="dxa"/>
            <w:tcBorders>
              <w:top w:val="single" w:sz="4" w:space="0" w:color="BFBFBF"/>
              <w:left w:val="single" w:sz="4" w:space="0" w:color="BFBFBF"/>
              <w:bottom w:val="single" w:sz="4" w:space="0" w:color="BFBFBF"/>
              <w:right w:val="single" w:sz="4" w:space="0" w:color="BFBFBF"/>
            </w:tcBorders>
            <w:hideMark/>
          </w:tcPr>
          <w:p w14:paraId="7E3E47DF" w14:textId="77777777" w:rsidR="009658E0" w:rsidRDefault="009658E0" w:rsidP="00C6265D">
            <w:pPr>
              <w:spacing w:line="240" w:lineRule="auto"/>
              <w:jc w:val="left"/>
              <w:rPr>
                <w:ins w:id="465" w:author="Corentin Ponton" w:date="2016-08-04T13:15:00Z"/>
                <w:sz w:val="18"/>
                <w:szCs w:val="18"/>
                <w:lang w:val="fr-FR" w:eastAsia="fr-FR"/>
              </w:rPr>
            </w:pPr>
            <w:ins w:id="466" w:author="Corentin Ponton" w:date="2016-08-04T13:15:00Z">
              <w:r>
                <w:rPr>
                  <w:sz w:val="18"/>
                  <w:szCs w:val="18"/>
                  <w:lang w:val="fr-FR" w:eastAsia="fr-FR"/>
                </w:rPr>
                <w:t>0.444***</w:t>
              </w:r>
            </w:ins>
          </w:p>
        </w:tc>
      </w:tr>
      <w:tr w:rsidR="009658E0" w14:paraId="07271E67" w14:textId="77777777" w:rsidTr="00C6265D">
        <w:trPr>
          <w:jc w:val="center"/>
          <w:ins w:id="467"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6DE60A1A" w14:textId="77777777" w:rsidR="009658E0" w:rsidRDefault="009658E0" w:rsidP="00C6265D">
            <w:pPr>
              <w:spacing w:line="240" w:lineRule="auto"/>
              <w:jc w:val="left"/>
              <w:rPr>
                <w:ins w:id="468"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2D1E86D3" w14:textId="77777777" w:rsidR="009658E0" w:rsidRDefault="009658E0" w:rsidP="00C6265D">
            <w:pPr>
              <w:spacing w:line="240" w:lineRule="auto"/>
              <w:jc w:val="left"/>
              <w:rPr>
                <w:ins w:id="469" w:author="Corentin Ponton" w:date="2016-08-04T13:15:00Z"/>
                <w:sz w:val="18"/>
                <w:szCs w:val="18"/>
                <w:lang w:val="fr-FR" w:eastAsia="fr-FR"/>
              </w:rPr>
            </w:pPr>
            <w:ins w:id="470" w:author="Corentin Ponton" w:date="2016-08-04T13:15:00Z">
              <w:r>
                <w:rPr>
                  <w:sz w:val="18"/>
                  <w:szCs w:val="18"/>
                  <w:lang w:val="fr-FR" w:eastAsia="fr-FR"/>
                </w:rPr>
                <w:t>(0.00188)</w:t>
              </w:r>
            </w:ins>
          </w:p>
        </w:tc>
      </w:tr>
      <w:tr w:rsidR="009658E0" w14:paraId="4DAB962A" w14:textId="77777777" w:rsidTr="00C6265D">
        <w:trPr>
          <w:jc w:val="center"/>
          <w:ins w:id="471"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02C60F6B" w14:textId="77777777" w:rsidR="009658E0" w:rsidRDefault="009658E0" w:rsidP="00C6265D">
            <w:pPr>
              <w:spacing w:line="240" w:lineRule="auto"/>
              <w:jc w:val="left"/>
              <w:rPr>
                <w:ins w:id="472" w:author="Corentin Ponton" w:date="2016-08-04T13:15:00Z"/>
                <w:sz w:val="18"/>
                <w:szCs w:val="18"/>
                <w:lang w:val="fr-FR" w:eastAsia="fr-FR"/>
              </w:rPr>
            </w:pPr>
            <w:ins w:id="473" w:author="Corentin Ponton" w:date="2016-08-04T13:15:00Z">
              <w:r>
                <w:rPr>
                  <w:sz w:val="18"/>
                  <w:szCs w:val="18"/>
                  <w:lang w:val="fr-FR" w:eastAsia="fr-FR"/>
                </w:rPr>
                <w:t>Constant</w:t>
              </w:r>
            </w:ins>
          </w:p>
        </w:tc>
        <w:tc>
          <w:tcPr>
            <w:tcW w:w="1168" w:type="dxa"/>
            <w:tcBorders>
              <w:top w:val="single" w:sz="4" w:space="0" w:color="BFBFBF"/>
              <w:left w:val="single" w:sz="4" w:space="0" w:color="BFBFBF"/>
              <w:bottom w:val="single" w:sz="4" w:space="0" w:color="BFBFBF"/>
              <w:right w:val="single" w:sz="4" w:space="0" w:color="BFBFBF"/>
            </w:tcBorders>
            <w:hideMark/>
          </w:tcPr>
          <w:p w14:paraId="034A1F9E" w14:textId="77777777" w:rsidR="009658E0" w:rsidRDefault="009658E0" w:rsidP="00C6265D">
            <w:pPr>
              <w:spacing w:line="240" w:lineRule="auto"/>
              <w:jc w:val="left"/>
              <w:rPr>
                <w:ins w:id="474" w:author="Corentin Ponton" w:date="2016-08-04T13:15:00Z"/>
                <w:sz w:val="18"/>
                <w:szCs w:val="18"/>
                <w:lang w:val="fr-FR" w:eastAsia="fr-FR"/>
              </w:rPr>
            </w:pPr>
            <w:ins w:id="475" w:author="Corentin Ponton" w:date="2016-08-04T13:15:00Z">
              <w:r>
                <w:rPr>
                  <w:sz w:val="18"/>
                  <w:szCs w:val="18"/>
                  <w:lang w:val="fr-FR" w:eastAsia="fr-FR"/>
                </w:rPr>
                <w:t>-7.746***</w:t>
              </w:r>
            </w:ins>
          </w:p>
        </w:tc>
      </w:tr>
      <w:tr w:rsidR="009658E0" w14:paraId="602D25B5" w14:textId="77777777" w:rsidTr="00C6265D">
        <w:trPr>
          <w:jc w:val="center"/>
          <w:ins w:id="476"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tcPr>
          <w:p w14:paraId="4AACA8B6" w14:textId="77777777" w:rsidR="009658E0" w:rsidRDefault="009658E0" w:rsidP="00C6265D">
            <w:pPr>
              <w:spacing w:line="240" w:lineRule="auto"/>
              <w:jc w:val="left"/>
              <w:rPr>
                <w:ins w:id="477" w:author="Corentin Ponton" w:date="2016-08-04T13:15:00Z"/>
                <w:sz w:val="18"/>
                <w:szCs w:val="18"/>
                <w:lang w:val="fr-FR" w:eastAsia="fr-FR"/>
              </w:rPr>
            </w:pPr>
          </w:p>
        </w:tc>
        <w:tc>
          <w:tcPr>
            <w:tcW w:w="1168" w:type="dxa"/>
            <w:tcBorders>
              <w:top w:val="single" w:sz="4" w:space="0" w:color="BFBFBF"/>
              <w:left w:val="single" w:sz="4" w:space="0" w:color="BFBFBF"/>
              <w:bottom w:val="single" w:sz="4" w:space="0" w:color="BFBFBF"/>
              <w:right w:val="single" w:sz="4" w:space="0" w:color="BFBFBF"/>
            </w:tcBorders>
            <w:hideMark/>
          </w:tcPr>
          <w:p w14:paraId="5CD1300C" w14:textId="77777777" w:rsidR="009658E0" w:rsidRDefault="009658E0" w:rsidP="00C6265D">
            <w:pPr>
              <w:spacing w:line="240" w:lineRule="auto"/>
              <w:jc w:val="left"/>
              <w:rPr>
                <w:ins w:id="478" w:author="Corentin Ponton" w:date="2016-08-04T13:15:00Z"/>
                <w:sz w:val="18"/>
                <w:szCs w:val="18"/>
                <w:lang w:val="fr-FR" w:eastAsia="fr-FR"/>
              </w:rPr>
            </w:pPr>
            <w:ins w:id="479" w:author="Corentin Ponton" w:date="2016-08-04T13:15:00Z">
              <w:r>
                <w:rPr>
                  <w:sz w:val="18"/>
                  <w:szCs w:val="18"/>
                  <w:lang w:val="fr-FR" w:eastAsia="fr-FR"/>
                </w:rPr>
                <w:t>(0.00220)</w:t>
              </w:r>
            </w:ins>
          </w:p>
        </w:tc>
      </w:tr>
      <w:tr w:rsidR="009658E0" w14:paraId="4B245C92" w14:textId="77777777" w:rsidTr="00C6265D">
        <w:trPr>
          <w:jc w:val="center"/>
          <w:ins w:id="480"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3F0C796E" w14:textId="77777777" w:rsidR="009658E0" w:rsidRDefault="009658E0" w:rsidP="00C6265D">
            <w:pPr>
              <w:spacing w:line="240" w:lineRule="auto"/>
              <w:jc w:val="left"/>
              <w:rPr>
                <w:ins w:id="481" w:author="Corentin Ponton" w:date="2016-08-04T13:15:00Z"/>
                <w:sz w:val="18"/>
                <w:szCs w:val="18"/>
                <w:lang w:val="fr-FR" w:eastAsia="fr-FR"/>
              </w:rPr>
            </w:pPr>
            <w:ins w:id="482" w:author="Corentin Ponton" w:date="2016-08-04T13:15:00Z">
              <w:r>
                <w:rPr>
                  <w:sz w:val="18"/>
                  <w:szCs w:val="18"/>
                  <w:lang w:val="fr-FR" w:eastAsia="fr-FR"/>
                </w:rPr>
                <w:t>Observations</w:t>
              </w:r>
            </w:ins>
          </w:p>
        </w:tc>
        <w:tc>
          <w:tcPr>
            <w:tcW w:w="1168" w:type="dxa"/>
            <w:tcBorders>
              <w:top w:val="single" w:sz="4" w:space="0" w:color="BFBFBF"/>
              <w:left w:val="single" w:sz="4" w:space="0" w:color="BFBFBF"/>
              <w:bottom w:val="single" w:sz="4" w:space="0" w:color="BFBFBF"/>
              <w:right w:val="single" w:sz="4" w:space="0" w:color="BFBFBF"/>
            </w:tcBorders>
            <w:hideMark/>
          </w:tcPr>
          <w:p w14:paraId="5C9B4148" w14:textId="77777777" w:rsidR="009658E0" w:rsidRDefault="009658E0" w:rsidP="00C6265D">
            <w:pPr>
              <w:spacing w:line="240" w:lineRule="auto"/>
              <w:jc w:val="left"/>
              <w:rPr>
                <w:ins w:id="483" w:author="Corentin Ponton" w:date="2016-08-04T13:15:00Z"/>
                <w:sz w:val="18"/>
                <w:szCs w:val="18"/>
                <w:lang w:val="fr-FR" w:eastAsia="fr-FR"/>
              </w:rPr>
            </w:pPr>
            <w:ins w:id="484" w:author="Corentin Ponton" w:date="2016-08-04T13:15:00Z">
              <w:r>
                <w:rPr>
                  <w:sz w:val="18"/>
                  <w:szCs w:val="18"/>
                  <w:lang w:val="fr-FR" w:eastAsia="fr-FR"/>
                </w:rPr>
                <w:t>24,395,227</w:t>
              </w:r>
            </w:ins>
          </w:p>
        </w:tc>
      </w:tr>
      <w:tr w:rsidR="009658E0" w14:paraId="648A0332" w14:textId="77777777" w:rsidTr="00C6265D">
        <w:trPr>
          <w:jc w:val="center"/>
          <w:ins w:id="485" w:author="Corentin Ponton" w:date="2016-08-04T13:15:00Z"/>
        </w:trPr>
        <w:tc>
          <w:tcPr>
            <w:tcW w:w="6521" w:type="dxa"/>
            <w:tcBorders>
              <w:top w:val="single" w:sz="4" w:space="0" w:color="BFBFBF"/>
              <w:left w:val="single" w:sz="4" w:space="0" w:color="BFBFBF"/>
              <w:bottom w:val="single" w:sz="4" w:space="0" w:color="BFBFBF"/>
              <w:right w:val="single" w:sz="4" w:space="0" w:color="BFBFBF"/>
            </w:tcBorders>
            <w:hideMark/>
          </w:tcPr>
          <w:p w14:paraId="4D0018B7" w14:textId="77777777" w:rsidR="009658E0" w:rsidRDefault="009658E0" w:rsidP="00C6265D">
            <w:pPr>
              <w:spacing w:line="240" w:lineRule="auto"/>
              <w:jc w:val="left"/>
              <w:rPr>
                <w:ins w:id="486" w:author="Corentin Ponton" w:date="2016-08-04T13:15:00Z"/>
                <w:sz w:val="18"/>
                <w:szCs w:val="18"/>
                <w:lang w:val="fr-FR" w:eastAsia="fr-FR"/>
              </w:rPr>
            </w:pPr>
            <w:ins w:id="487" w:author="Corentin Ponton" w:date="2016-08-04T13:15:00Z">
              <w:r>
                <w:rPr>
                  <w:sz w:val="18"/>
                  <w:szCs w:val="18"/>
                  <w:lang w:val="fr-FR" w:eastAsia="fr-FR"/>
                </w:rPr>
                <w:t>R-squared</w:t>
              </w:r>
            </w:ins>
          </w:p>
        </w:tc>
        <w:tc>
          <w:tcPr>
            <w:tcW w:w="1168" w:type="dxa"/>
            <w:tcBorders>
              <w:top w:val="single" w:sz="4" w:space="0" w:color="BFBFBF"/>
              <w:left w:val="single" w:sz="4" w:space="0" w:color="BFBFBF"/>
              <w:bottom w:val="single" w:sz="4" w:space="0" w:color="BFBFBF"/>
              <w:right w:val="single" w:sz="4" w:space="0" w:color="BFBFBF"/>
            </w:tcBorders>
            <w:hideMark/>
          </w:tcPr>
          <w:p w14:paraId="17C10FDB" w14:textId="77777777" w:rsidR="009658E0" w:rsidRDefault="009658E0" w:rsidP="00C6265D">
            <w:pPr>
              <w:spacing w:line="240" w:lineRule="auto"/>
              <w:jc w:val="left"/>
              <w:rPr>
                <w:ins w:id="488" w:author="Corentin Ponton" w:date="2016-08-04T13:15:00Z"/>
                <w:sz w:val="18"/>
                <w:szCs w:val="18"/>
                <w:lang w:val="fr-FR" w:eastAsia="fr-FR"/>
              </w:rPr>
            </w:pPr>
            <w:ins w:id="489" w:author="Corentin Ponton" w:date="2016-08-04T13:15:00Z">
              <w:r>
                <w:rPr>
                  <w:sz w:val="18"/>
                  <w:szCs w:val="18"/>
                  <w:lang w:val="fr-FR" w:eastAsia="fr-FR"/>
                </w:rPr>
                <w:t>0.677</w:t>
              </w:r>
            </w:ins>
          </w:p>
        </w:tc>
      </w:tr>
    </w:tbl>
    <w:p w14:paraId="4D8CF6EE" w14:textId="77777777" w:rsidR="009658E0" w:rsidDel="009658E0" w:rsidRDefault="009658E0" w:rsidP="00FE6C86">
      <w:pPr>
        <w:rPr>
          <w:del w:id="490" w:author="Corentin Ponton" w:date="2016-08-04T13:15:00Z"/>
          <w:lang w:val="en-GB"/>
        </w:rPr>
      </w:pPr>
    </w:p>
    <w:p w14:paraId="6B5774F9" w14:textId="77777777" w:rsidR="00C6265D" w:rsidRDefault="00FE6C86" w:rsidP="00DE78A8">
      <w:pPr>
        <w:rPr>
          <w:ins w:id="491" w:author="Guillaume DAUDIN" w:date="2017-08-01T08:43:00Z"/>
        </w:rPr>
      </w:pPr>
      <w:r w:rsidRPr="00750679">
        <w:rPr>
          <w:lang w:val="en-GB"/>
        </w:rPr>
        <w:t>As a first observation,</w:t>
      </w:r>
      <w:r>
        <w:rPr>
          <w:lang w:val="en-GB"/>
        </w:rPr>
        <w:t xml:space="preserve"> the price level</w:t>
      </w:r>
      <w:r w:rsidRPr="00750679">
        <w:rPr>
          <w:lang w:val="en-GB"/>
        </w:rPr>
        <w:t xml:space="preserve"> may surprise readers as being real</w:t>
      </w:r>
      <w:r>
        <w:rPr>
          <w:lang w:val="en-GB"/>
        </w:rPr>
        <w:t>l</w:t>
      </w:r>
      <w:r w:rsidRPr="00750679">
        <w:rPr>
          <w:lang w:val="en-GB"/>
        </w:rPr>
        <w:t xml:space="preserve">y expensive. </w:t>
      </w:r>
      <w:r>
        <w:rPr>
          <w:lang w:val="en-GB"/>
        </w:rPr>
        <w:t xml:space="preserve">Indeed, E. Labrousse indicates that the price of a hectolitre of wine sold in France varied between 8.15 and 13.41 </w:t>
      </w:r>
      <w:r w:rsidRPr="00726746">
        <w:rPr>
          <w:i/>
          <w:lang w:val="en-GB"/>
        </w:rPr>
        <w:t>Livres Tournois</w:t>
      </w:r>
      <w:r>
        <w:rPr>
          <w:i/>
          <w:lang w:val="en-GB"/>
        </w:rPr>
        <w:t xml:space="preserve"> </w:t>
      </w:r>
      <w:r w:rsidR="007834AB">
        <w:rPr>
          <w:lang w:val="en-GB"/>
        </w:rPr>
        <w:fldChar w:fldCharType="begin" w:fldLock="1"/>
      </w:r>
      <w:r w:rsidR="007834AB">
        <w:rPr>
          <w:lang w:val="en-GB"/>
        </w:rPr>
        <w:instrText>ADDIN CSL_CITATION { "citationItems" : [ { "id" : "ITEM-1", "itemData" : { "abstract" : "L\u2019\u0153uvre d\u2019Ernest Labrousse (n\u00e9 en 1895) occupe une place centrale dans le renouvellement de l\u2019histoire \u00e9conomique et sociale au XXe si\u00e8cle. Publi\u00e9e en 1933, elle demeure \u00e0 un double titre un livre fondateur : cette recherche est le premier exemple d\u2019une utilisation syst\u00e9matique de m\u00e9thodes quantitatives en histoire; elle propose, d\u2019autre part, une interpr\u00e9tation d\u2019ensemble des structures et de la dynamique de la soci\u00e9t\u00e9 fran\u00e7aise de l\u2019Ancien R\u00e9gime qui, depuis un demi-si\u00e8cle, n\u2019a pas cess\u00e9 d\u2019\u00eatre pour les historiens une r\u00e9f\u00e9rence oblig\u00e9e.", "author" : [ { "dropping-particle" : "", "family" : "Labrousse", "given" : "Ernest", "non-dropping-particle" : "", "parse-names" : false, "suffix" : "" } ], "container-title" : "Esquisse du mouvement des prix et des revenus en Frause au XVIIIe si\u00e8cle", "edition" : "Edition de", "id" : "ITEM-1", "issued" : { "date-parts" : [ [ "1933" ] ] }, "page" : "724", "title" : "Tome I : Les prix", "type" : "chapter" }, "uris" : [ "http://www.mendeley.com/documents/?uuid=74e8f239-3943-4ddb-bdc1-61548e39aebe" ] } ], "mendeley" : { "formattedCitation" : "(Labrousse 1933)", "plainTextFormattedCitation" : "(Labrousse 1933)", "previouslyFormattedCitation" : "(Labrousse 1933)" }, "properties" : { "noteIndex" : 0 }, "schema" : "https://github.com/citation-style-language/schema/raw/master/csl-citation.json" }</w:instrText>
      </w:r>
      <w:r w:rsidR="007834AB">
        <w:rPr>
          <w:lang w:val="en-GB"/>
        </w:rPr>
        <w:fldChar w:fldCharType="separate"/>
      </w:r>
      <w:r w:rsidR="007834AB" w:rsidRPr="007834AB">
        <w:rPr>
          <w:noProof/>
          <w:lang w:val="en-GB"/>
        </w:rPr>
        <w:t>(Labrousse 1933)</w:t>
      </w:r>
      <w:r w:rsidR="007834AB">
        <w:rPr>
          <w:lang w:val="en-GB"/>
        </w:rPr>
        <w:fldChar w:fldCharType="end"/>
      </w:r>
      <w:r>
        <w:rPr>
          <w:lang w:val="en-GB"/>
        </w:rPr>
        <w:t xml:space="preserve">. But here the price of a tun of wine is, on average, 828 Livres Tournois, i.e. 90 </w:t>
      </w:r>
      <w:r w:rsidRPr="00F76486">
        <w:rPr>
          <w:i/>
          <w:lang w:val="en-GB"/>
        </w:rPr>
        <w:t>Livres Tournois</w:t>
      </w:r>
      <w:r>
        <w:rPr>
          <w:lang w:val="en-GB"/>
        </w:rPr>
        <w:t xml:space="preserve"> per hectolitre. This is 10 times more expensive that the price of wine sold in France! F. Crouzet explains that b</w:t>
      </w:r>
      <w:r w:rsidRPr="00157C97">
        <w:rPr>
          <w:lang w:val="en-GB"/>
        </w:rPr>
        <w:t>efore the treaty</w:t>
      </w:r>
      <w:r>
        <w:rPr>
          <w:lang w:val="en-GB"/>
        </w:rPr>
        <w:t>,</w:t>
      </w:r>
      <w:r w:rsidRPr="00157C97">
        <w:rPr>
          <w:lang w:val="en-GB"/>
        </w:rPr>
        <w:t xml:space="preserve"> import duties were prohibitive and France exported only wines from great vintage (</w:t>
      </w:r>
      <w:r w:rsidRPr="00157C97">
        <w:rPr>
          <w:i/>
          <w:lang w:val="en-GB"/>
        </w:rPr>
        <w:t>Grand cru</w:t>
      </w:r>
      <w:r w:rsidRPr="00157C97">
        <w:rPr>
          <w:lang w:val="en-GB"/>
        </w:rPr>
        <w:t>)</w:t>
      </w:r>
      <w:r>
        <w:rPr>
          <w:lang w:val="en-GB"/>
        </w:rPr>
        <w:t xml:space="preserve"> to England </w:t>
      </w:r>
      <w:r w:rsidR="0026740E">
        <w:rPr>
          <w:lang w:val="en-GB"/>
        </w:rPr>
        <w:fldChar w:fldCharType="begin" w:fldLock="1"/>
      </w:r>
      <w:r w:rsidR="00473F1D">
        <w:rPr>
          <w:lang w:val="en-GB"/>
        </w:rPr>
        <w:instrText>ADDIN CSL_CITATION { "citationItems" : [ { "id" : "ITEM-1", "itemData" : { "abstract" : "Les livres d\u2019histoire parlent souvent de \u00ab rivalit\u00e9 \u00bb \u00e9conomique entre la France et l\u2019Angleterre au si\u00e8cle des Lumi\u00e8res. C\u2019est pour le moins un euph\u00e9misme, car c\u2019est bien le mot \u00ab guerre \u00bb qui convient ! De la M\u00e9diterran\u00e9e \u00e0 l\u2019Atlantique, de l\u2019oc\u00e9an Indien \u00e0 la mer de Chine, la guerre sur mer \u2013 commerciale et/ou militaire \u2013 se d\u00e9cha\u00eene (y compris la guerre de course). Sur terre, en Inde, en Am\u00e9rique, aux Antilles, les colonies changent de mains (plusieurs fois pour certaines, en peu de temps), le commerce des esclaves en est affect\u00e9, mais s\u2019intensifie\u2026 Le bras de fer dure longtemps, tr\u00e8s longtemps. Ce n\u2019est pas avant la R\u00e9volution fran\u00e7aise et l\u2019Empire que l\u2019Angleterre l\u2019emporte d\u00e9finitivement. Le triomphe anglais \u00e9tait-il inscrit dans les astres ? La France s\u2019est-elle trop occup\u00e9e de sa domination sur le continent ? Lequel des deux adversaires a-t-il le premier entrevu o\u00f9 \u00e9tait l\u2019avenir, c\u2019est-\u00e0-dire dans la r\u00e9volution industrielle ? Quelle est la chronologie de cette longue lutte ? L\u2019\u00e9conomie a-t-elle \u00e9t\u00e9 l\u2019enjeu de celle-ci ou bien n\u2019en a-t-elle \u00e9t\u00e9 qu\u2019un des champs de bataille ? Autant de questions auxquelles r\u00e9pond avec une souveraine ma\u00eetrise de son sujet le grand historien Fran\u00e7ois Crouzet.", "author" : [ { "dropping-particle" : "", "family" : "Crouzet", "given" : "Fran\u00e7ois", "non-dropping-particle" : "", "parse-names" : false, "suffix" : "" } ], "edition" : "Fayard", "id" : "ITEM-1", "issued" : { "date-parts" : [ [ "2008" ] ] }, "number-of-pages" : "426", "title" : "La guerre \u00e9conomique franco-anglaise au 18e si\u00e8cle", "type" : "book" }, "uris" : [ "http://www.mendeley.com/documents/?uuid=ce788675-d154-416b-87c6-7419b3972f19" ] } ], "mendeley" : { "formattedCitation" : "(Crouzet 2008)", "plainTextFormattedCitation" : "(Crouzet 2008)", "previouslyFormattedCitation" : "(Crouzet 2008)" }, "properties" : { "noteIndex" : 0 }, "schema" : "https://github.com/citation-style-language/schema/raw/master/csl-citation.json" }</w:instrText>
      </w:r>
      <w:r w:rsidR="0026740E">
        <w:rPr>
          <w:lang w:val="en-GB"/>
        </w:rPr>
        <w:fldChar w:fldCharType="separate"/>
      </w:r>
      <w:r w:rsidR="0026740E" w:rsidRPr="0026740E">
        <w:rPr>
          <w:noProof/>
          <w:lang w:val="en-GB"/>
        </w:rPr>
        <w:t>(Crouzet 2008)</w:t>
      </w:r>
      <w:r w:rsidR="0026740E">
        <w:rPr>
          <w:lang w:val="en-GB"/>
        </w:rPr>
        <w:fldChar w:fldCharType="end"/>
      </w:r>
      <w:r>
        <w:rPr>
          <w:lang w:val="en-GB"/>
        </w:rPr>
        <w:t xml:space="preserve">. </w:t>
      </w:r>
      <w:r w:rsidR="00473F1D">
        <w:rPr>
          <w:lang w:val="en-GB"/>
        </w:rPr>
        <w:t xml:space="preserve">M. Braure postulates the same hypothesis: “More and more expensive wines are exported. (…) 800 to 1200 </w:t>
      </w:r>
      <w:r w:rsidR="00473F1D" w:rsidRPr="00D658A1">
        <w:rPr>
          <w:i/>
          <w:lang w:val="en-GB"/>
        </w:rPr>
        <w:t>Livres Tournois</w:t>
      </w:r>
      <w:r w:rsidR="00473F1D">
        <w:rPr>
          <w:lang w:val="en-GB"/>
        </w:rPr>
        <w:t>, even 1500 in the second half of the century”</w:t>
      </w:r>
      <w:r w:rsidR="00473F1D">
        <w:rPr>
          <w:rStyle w:val="Appelnotedebasdep"/>
          <w:lang w:val="en-GB"/>
        </w:rPr>
        <w:footnoteReference w:id="6"/>
      </w:r>
      <w:r w:rsidR="00473F1D">
        <w:rPr>
          <w:lang w:val="en-GB"/>
        </w:rPr>
        <w:t xml:space="preserve"> </w:t>
      </w:r>
      <w:r w:rsidR="00473F1D">
        <w:rPr>
          <w:lang w:val="en-GB"/>
        </w:rPr>
        <w:fldChar w:fldCharType="begin" w:fldLock="1"/>
      </w:r>
      <w:r w:rsidR="007834AB">
        <w:rPr>
          <w:lang w:val="en-GB"/>
        </w:rPr>
        <w:instrText>ADDIN CSL_CITATION { "citationItems" : [ { "id" : "ITEM-1", "itemData" : { "author" : [ { "dropping-particle" : "", "family" : "Braure", "given" : "Maurice", "non-dropping-particle" : "", "parse-names" : false, "suffix" : "" } ], "container-title" : "Annales du Midi : revue arch\u00e9ologique, historique et philologique de la France m\u00e9ridionale", "id" : "ITEM-1", "issue" : "21", "issued" : { "date-parts" : [ [ "1953" ] ] }, "page" : "67-89", "title" : "Quelques aspects des relations commerciales entre la France et l ' Angleterre au XVIIIe si\u00e8cle . Documents bordelais et leur interpr\u00e9tation", "type" : "article-journal", "volume" : "65" }, "uris" : [ "http://www.mendeley.com/documents/?uuid=7dd20952-d970-4706-8982-c9fbc1b9048f" ] } ], "mendeley" : { "formattedCitation" : "(Braure 1953)", "plainTextFormattedCitation" : "(Braure 1953)", "previouslyFormattedCitation" : "(Braure 1953)" }, "properties" : { "noteIndex" : 0 }, "schema" : "https://github.com/citation-style-language/schema/raw/master/csl-citation.json" }</w:instrText>
      </w:r>
      <w:r w:rsidR="00473F1D">
        <w:rPr>
          <w:lang w:val="en-GB"/>
        </w:rPr>
        <w:fldChar w:fldCharType="separate"/>
      </w:r>
      <w:r w:rsidR="00473F1D" w:rsidRPr="00473F1D">
        <w:rPr>
          <w:noProof/>
          <w:lang w:val="en-GB"/>
        </w:rPr>
        <w:t>(Braure 1953)</w:t>
      </w:r>
      <w:r w:rsidR="00473F1D">
        <w:rPr>
          <w:lang w:val="en-GB"/>
        </w:rPr>
        <w:fldChar w:fldCharType="end"/>
      </w:r>
      <w:r w:rsidR="00473F1D">
        <w:rPr>
          <w:lang w:val="en-GB"/>
        </w:rPr>
        <w:t>.</w:t>
      </w:r>
      <w:r>
        <w:rPr>
          <w:lang w:val="en-GB"/>
        </w:rPr>
        <w:t xml:space="preserve">We can verify this assertion with the data (see </w:t>
      </w:r>
      <w:r w:rsidR="00BC22E3">
        <w:rPr>
          <w:lang w:val="en-GB"/>
        </w:rPr>
        <w:fldChar w:fldCharType="begin"/>
      </w:r>
      <w:r w:rsidR="00BC22E3">
        <w:rPr>
          <w:lang w:val="en-GB"/>
        </w:rPr>
        <w:instrText xml:space="preserve"> REF _Ref457505190 \h </w:instrText>
      </w:r>
      <w:r w:rsidR="00BC22E3">
        <w:rPr>
          <w:lang w:val="en-GB"/>
        </w:rPr>
      </w:r>
      <w:r w:rsidR="00BC22E3">
        <w:rPr>
          <w:lang w:val="en-GB"/>
        </w:rPr>
        <w:fldChar w:fldCharType="separate"/>
      </w:r>
    </w:p>
    <w:p w14:paraId="22B38B8E" w14:textId="2AC44764" w:rsidR="00FE6C86" w:rsidRDefault="00C6265D" w:rsidP="00FE6C86">
      <w:pPr>
        <w:rPr>
          <w:lang w:val="en-GB"/>
        </w:rPr>
      </w:pPr>
      <w:ins w:id="492" w:author="Guillaume DAUDIN" w:date="2017-08-01T08:43:00Z">
        <w:r>
          <w:t xml:space="preserve">Figure </w:t>
        </w:r>
        <w:r>
          <w:rPr>
            <w:noProof/>
          </w:rPr>
          <w:t>15</w:t>
        </w:r>
      </w:ins>
      <w:del w:id="493" w:author="Guillaume DAUDIN" w:date="2017-08-01T08:42:00Z">
        <w:r w:rsidR="00BC22E3" w:rsidDel="00C6265D">
          <w:delText xml:space="preserve">Figure </w:delText>
        </w:r>
        <w:r w:rsidR="00BC22E3" w:rsidDel="00C6265D">
          <w:rPr>
            <w:noProof/>
          </w:rPr>
          <w:delText>18</w:delText>
        </w:r>
      </w:del>
      <w:r w:rsidR="00BC22E3">
        <w:rPr>
          <w:lang w:val="en-GB"/>
        </w:rPr>
        <w:fldChar w:fldCharType="end"/>
      </w:r>
      <w:r w:rsidR="008B44FD">
        <w:rPr>
          <w:lang w:val="en-GB"/>
        </w:rPr>
        <w:t>).</w:t>
      </w:r>
      <w:r w:rsidR="00FE6C86">
        <w:rPr>
          <w:lang w:val="en-GB"/>
        </w:rPr>
        <w:t xml:space="preserve"> In 1787, 5.8% of wines are exported to England in terms of quantity (tuns), against 23.5% in terms of value (Livres Tournois). F. Crouzet finds respectively 9.4% and 31.5%. In another book </w:t>
      </w:r>
      <w:r w:rsidR="007834AB">
        <w:rPr>
          <w:lang w:val="en-GB"/>
        </w:rPr>
        <w:fldChar w:fldCharType="begin" w:fldLock="1"/>
      </w:r>
      <w:r w:rsidR="007834AB">
        <w:rPr>
          <w:lang w:val="en-GB"/>
        </w:rPr>
        <w:instrText>ADDIN CSL_CITATION { "citationItems" : [ { "id" : "ITEM-1", "itemData" : { "author" : [ { "dropping-particle" : "", "family" : "Crouzet", "given" : "Fran\u00e7ois", "non-dropping-particle" : "", "parse-names" : false, "suffix" : "" } ], "id" : "ITEM-1", "issued" : { "date-parts" : [ [ "1968" ] ] }, "publisher-place" : "Bordeaux", "title" : "Bordeaux au XVIIIe si\u00e8cle (Extrait du tome V de l'Histoire de Bordeaux)", "type" : "book" }, "uris" : [ "http://www.mendeley.com/documents/?uuid=0e701182-8636-480c-8b8d-c1dde5e15cc3" ] } ], "mendeley" : { "formattedCitation" : "(Crouzet 1968)", "plainTextFormattedCitation" : "(Crouzet 1968)", "previouslyFormattedCitation" : "(Crouzet 1968)" }, "properties" : { "noteIndex" : 0 }, "schema" : "https://github.com/citation-style-language/schema/raw/master/csl-citation.json" }</w:instrText>
      </w:r>
      <w:r w:rsidR="007834AB">
        <w:rPr>
          <w:lang w:val="en-GB"/>
        </w:rPr>
        <w:fldChar w:fldCharType="separate"/>
      </w:r>
      <w:r w:rsidR="007834AB" w:rsidRPr="007834AB">
        <w:rPr>
          <w:noProof/>
          <w:lang w:val="en-GB"/>
        </w:rPr>
        <w:t>(Crouzet 1968)</w:t>
      </w:r>
      <w:r w:rsidR="007834AB">
        <w:rPr>
          <w:lang w:val="en-GB"/>
        </w:rPr>
        <w:fldChar w:fldCharType="end"/>
      </w:r>
      <w:r w:rsidR="00FE6C86">
        <w:rPr>
          <w:lang w:val="en-GB"/>
        </w:rPr>
        <w:t xml:space="preserve"> he finds that the port of Bordeaux exported 7% of his wine to the British Islands for this year in terms of quantity. As Bordeaux represents 94.26% of the French exports of wine (in 1789), we can compare this figure with our results. </w:t>
      </w:r>
    </w:p>
    <w:p w14:paraId="0721D6DF" w14:textId="77777777" w:rsidR="00DE78A8" w:rsidRDefault="00DE78A8" w:rsidP="00DE78A8">
      <w:bookmarkStart w:id="494" w:name="_Ref457505190"/>
    </w:p>
    <w:p w14:paraId="7504D80F" w14:textId="74D1C4EB" w:rsidR="00BC22E3" w:rsidRDefault="00BC22E3" w:rsidP="00BC22E3">
      <w:pPr>
        <w:pStyle w:val="Lgende"/>
        <w:keepNext/>
        <w:jc w:val="center"/>
      </w:pPr>
      <w:r>
        <w:t xml:space="preserve">Figure </w:t>
      </w:r>
      <w:r>
        <w:fldChar w:fldCharType="begin"/>
      </w:r>
      <w:r>
        <w:instrText xml:space="preserve"> SEQ Figure \* ARABIC </w:instrText>
      </w:r>
      <w:r>
        <w:fldChar w:fldCharType="separate"/>
      </w:r>
      <w:ins w:id="495" w:author="Guillaume DAUDIN" w:date="2017-08-01T08:43:00Z">
        <w:r w:rsidR="00C6265D">
          <w:rPr>
            <w:noProof/>
          </w:rPr>
          <w:t>15</w:t>
        </w:r>
      </w:ins>
      <w:del w:id="496" w:author="Guillaume DAUDIN" w:date="2017-08-01T08:42:00Z">
        <w:r w:rsidR="003151DC" w:rsidDel="00C6265D">
          <w:rPr>
            <w:noProof/>
          </w:rPr>
          <w:delText>20</w:delText>
        </w:r>
      </w:del>
      <w:r>
        <w:fldChar w:fldCharType="end"/>
      </w:r>
      <w:bookmarkEnd w:id="494"/>
    </w:p>
    <w:p w14:paraId="1C7E9FD5" w14:textId="77777777" w:rsidR="00FE6C86" w:rsidRDefault="00FE6C86" w:rsidP="00FE6C86">
      <w:pPr>
        <w:jc w:val="center"/>
      </w:pPr>
      <w:r>
        <w:rPr>
          <w:noProof/>
          <w:lang w:val="fr-FR" w:eastAsia="fr-FR"/>
        </w:rPr>
        <w:drawing>
          <wp:inline distT="0" distB="0" distL="0" distR="0" wp14:anchorId="1A7BD997" wp14:editId="1C573240">
            <wp:extent cx="4508347" cy="3276126"/>
            <wp:effectExtent l="0" t="0" r="0" b="635"/>
            <wp:docPr id="23" name="Image 23" descr="../Graph/Change%20in%20the%20proportion%20of%20wine%20exported%20to%20England%20in%20the%20total%20French%20exports%20of%20wine%20(in%20Tun%20and%20Livre%20Tournois).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Change%20in%20the%20proportion%20of%20wine%20exported%20to%20England%20in%20the%20total%20French%20exports%20of%20wine%20(in%20Tun%20and%20Livre%20Tournois).p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44492" cy="3302392"/>
                    </a:xfrm>
                    <a:prstGeom prst="rect">
                      <a:avLst/>
                    </a:prstGeom>
                    <a:noFill/>
                    <a:ln>
                      <a:noFill/>
                    </a:ln>
                  </pic:spPr>
                </pic:pic>
              </a:graphicData>
            </a:graphic>
          </wp:inline>
        </w:drawing>
      </w:r>
    </w:p>
    <w:p w14:paraId="40C660A8" w14:textId="0D0D3D20" w:rsidR="00FE6C86" w:rsidRDefault="00252827" w:rsidP="00FE6C86">
      <w:pPr>
        <w:jc w:val="center"/>
      </w:pPr>
      <w:r>
        <w:t>Note</w:t>
      </w:r>
      <w:r w:rsidR="00FE6C86">
        <w:t>: In tun (left) and Livre Tournois (right)</w:t>
      </w:r>
    </w:p>
    <w:p w14:paraId="2ACC71F0" w14:textId="77777777" w:rsidR="00843394" w:rsidRDefault="00843394" w:rsidP="00843394">
      <w:pPr>
        <w:rPr>
          <w:ins w:id="497" w:author="Utilisateur de Microsoft Office" w:date="2016-07-30T19:08:00Z"/>
          <w:lang w:val="en-GB"/>
        </w:rPr>
      </w:pPr>
    </w:p>
    <w:p w14:paraId="6FF4C561" w14:textId="77777777" w:rsidR="00597B4E" w:rsidRDefault="00597B4E" w:rsidP="00597B4E">
      <w:pPr>
        <w:rPr>
          <w:ins w:id="498" w:author="Corentin Ponton" w:date="2016-08-04T13:19:00Z"/>
          <w:lang w:val="en-GB"/>
        </w:rPr>
      </w:pPr>
      <w:ins w:id="499" w:author="Corentin Ponton" w:date="2016-08-04T13:19:00Z">
        <w:r>
          <w:rPr>
            <w:lang w:val="en-GB"/>
          </w:rPr>
          <w:t xml:space="preserve">Now, how we can interpret the increase of prices? After the reduction in the custom duties, French exporters had two possible options. The first one was to sell lowest-quality wines than before, because </w:t>
        </w:r>
        <w:r>
          <w:rPr>
            <w:lang w:val="en-GB"/>
          </w:rPr>
          <w:lastRenderedPageBreak/>
          <w:t xml:space="preserve">duties became less prohibitive, in order to gain market shares. This is a composition effect. Another one was to not change the composition of wines exported but to benefits from this reduction to increase the unit price of wines. Here, it seems that French wine industry decided to rise prices. I think that they have done so because the Portuguese wine was still more competitive. Indeed, after the Eden agreement, England lowered duties on Portuguese wines, in order to maintain the Methuen Treaty </w:t>
        </w:r>
        <w:r>
          <w:rPr>
            <w:lang w:val="en-GB"/>
          </w:rPr>
          <w:fldChar w:fldCharType="begin" w:fldLock="1"/>
        </w:r>
        <w:r>
          <w:rPr>
            <w:lang w:val="en-GB"/>
          </w:rPr>
          <w:instrText>ADDIN CSL_CITATION { "citationItems" : [ { "id" : "ITEM-1", "itemData" : { "ISBN" : "978-0-230-30622-6", "author" : [ { "dropping-particle" : "", "family" : "Ludington", "given" : "Charles", "non-dropping-particle" : "", "parse-names" : false, "suffix" : "" } ], "edition" : "Palgrave M", "id" : "ITEM-1", "issued" : { "date-parts" : [ [ "2013" ] ] }, "number-of-pages" : "354", "publisher" : "Palgrave Macmillan UK", "title" : "The Politics of Wine in Britain: A New Cultural History", "type" : "book" }, "uris" : [ "http://www.mendeley.com/documents/?uuid=9baabdcc-fde5-4b1e-bb9b-2d5dbac58e6f" ] } ], "mendeley" : { "formattedCitation" : "(Ludington 2013)", "plainTextFormattedCitation" : "(Ludington 2013)", "previouslyFormattedCitation" : "(Ludington 2013)" }, "properties" : { "noteIndex" : 0 }, "schema" : "https://github.com/citation-style-language/schema/raw/master/csl-citation.json" }</w:instrText>
        </w:r>
        <w:r>
          <w:rPr>
            <w:lang w:val="en-GB"/>
          </w:rPr>
          <w:fldChar w:fldCharType="separate"/>
        </w:r>
        <w:r w:rsidRPr="00C836E7">
          <w:rPr>
            <w:noProof/>
            <w:lang w:val="en-GB"/>
          </w:rPr>
          <w:t>(Ludington 2013)</w:t>
        </w:r>
        <w:r>
          <w:rPr>
            <w:lang w:val="en-GB"/>
          </w:rPr>
          <w:fldChar w:fldCharType="end"/>
        </w:r>
        <w:r>
          <w:rPr>
            <w:lang w:val="en-GB"/>
          </w:rPr>
          <w:t xml:space="preserve">. This treaty stipulated that Portuguese wines imported into England would be subject to a third less duty than wines imported from France. French sellers could not expect to capture market share, and it is why they decided to increase prices. </w:t>
        </w:r>
      </w:ins>
    </w:p>
    <w:p w14:paraId="1EDA587B" w14:textId="0484A684" w:rsidR="00843394" w:rsidRPr="00ED65CD" w:rsidDel="00597B4E" w:rsidRDefault="00843394" w:rsidP="00843394">
      <w:pPr>
        <w:rPr>
          <w:ins w:id="500" w:author="Utilisateur de Microsoft Office" w:date="2016-07-30T19:08:00Z"/>
          <w:del w:id="501" w:author="Corentin Ponton" w:date="2016-08-04T13:19:00Z"/>
          <w:lang w:val="en-GB"/>
        </w:rPr>
      </w:pPr>
      <w:ins w:id="502" w:author="Utilisateur de Microsoft Office" w:date="2016-07-30T19:08:00Z">
        <w:del w:id="503" w:author="Corentin Ponton" w:date="2016-08-04T13:19:00Z">
          <w:r w:rsidRPr="00ED65CD" w:rsidDel="00597B4E">
            <w:rPr>
              <w:lang w:val="en-GB"/>
            </w:rPr>
            <w:delText xml:space="preserve">Now, how we can interpret the increase of prices? After the reduction in the custom duties, French exporters had two </w:delText>
          </w:r>
          <w:r w:rsidRPr="00832E87" w:rsidDel="00597B4E">
            <w:rPr>
              <w:lang w:val="en-GB"/>
            </w:rPr>
            <w:delText xml:space="preserve">possible options. The first one was </w:delText>
          </w:r>
          <w:r w:rsidRPr="00E30109" w:rsidDel="00597B4E">
            <w:rPr>
              <w:lang w:val="en-GB"/>
            </w:rPr>
            <w:delText xml:space="preserve">to sell </w:delText>
          </w:r>
          <w:r w:rsidRPr="00691F44" w:rsidDel="00597B4E">
            <w:rPr>
              <w:lang w:val="en-GB"/>
            </w:rPr>
            <w:delText>lowest-quality wines than before, because duties became less prohibitive, in order to gain market shares.</w:delText>
          </w:r>
          <w:r w:rsidRPr="00ED65CD" w:rsidDel="00597B4E">
            <w:rPr>
              <w:lang w:val="en-GB"/>
            </w:rPr>
            <w:delText xml:space="preserve"> This is a composition effect. Another one was to not change the composition of wines exported but to benefits from this reduction to increase the unit price of wines. Here, it seems that French wine industry decided to rise prices. I think that they have done so because the Portuguese wine was still more competitive. Indeed, </w:delText>
          </w:r>
        </w:del>
      </w:ins>
      <w:ins w:id="504" w:author="Utilisateur de Microsoft Office" w:date="2016-07-30T19:13:00Z">
        <w:del w:id="505" w:author="Corentin Ponton" w:date="2016-08-04T13:19:00Z">
          <w:r w:rsidR="00AD5433" w:rsidRPr="00ED65CD" w:rsidDel="00597B4E">
            <w:rPr>
              <w:lang w:val="en-GB"/>
            </w:rPr>
            <w:delText xml:space="preserve">after the Eden agreement, </w:delText>
          </w:r>
        </w:del>
      </w:ins>
      <w:ins w:id="506" w:author="Utilisateur de Microsoft Office" w:date="2016-07-30T19:14:00Z">
        <w:del w:id="507" w:author="Corentin Ponton" w:date="2016-08-04T13:19:00Z">
          <w:r w:rsidR="00AD5433" w:rsidRPr="00ED65CD" w:rsidDel="00597B4E">
            <w:rPr>
              <w:lang w:val="en-GB"/>
            </w:rPr>
            <w:delText xml:space="preserve">England lowered </w:delText>
          </w:r>
        </w:del>
      </w:ins>
      <w:ins w:id="508" w:author="Utilisateur de Microsoft Office" w:date="2016-07-30T19:15:00Z">
        <w:del w:id="509" w:author="Corentin Ponton" w:date="2016-08-04T13:19:00Z">
          <w:r w:rsidR="00AD5433" w:rsidRPr="00ED65CD" w:rsidDel="00597B4E">
            <w:rPr>
              <w:lang w:val="en-GB"/>
            </w:rPr>
            <w:delText>duties on Portuguese wine</w:delText>
          </w:r>
        </w:del>
      </w:ins>
      <w:ins w:id="510" w:author="Utilisateur de Microsoft Office" w:date="2016-07-30T19:20:00Z">
        <w:del w:id="511" w:author="Corentin Ponton" w:date="2016-08-04T13:19:00Z">
          <w:r w:rsidR="00ED65CD" w:rsidDel="00597B4E">
            <w:rPr>
              <w:lang w:val="en-GB"/>
            </w:rPr>
            <w:delText>s</w:delText>
          </w:r>
        </w:del>
      </w:ins>
      <w:ins w:id="512" w:author="Utilisateur de Microsoft Office" w:date="2016-07-30T19:15:00Z">
        <w:del w:id="513" w:author="Corentin Ponton" w:date="2016-08-04T13:19:00Z">
          <w:r w:rsidR="00AD5433" w:rsidRPr="00ED65CD" w:rsidDel="00597B4E">
            <w:rPr>
              <w:lang w:val="en-GB"/>
            </w:rPr>
            <w:delText>, in order to maintain the Meth</w:delText>
          </w:r>
          <w:r w:rsidR="00AD5433" w:rsidRPr="00CD05C1" w:rsidDel="00597B4E">
            <w:rPr>
              <w:lang w:val="en-GB"/>
            </w:rPr>
            <w:delText xml:space="preserve">uen Treaty (XXX). </w:delText>
          </w:r>
        </w:del>
      </w:ins>
      <w:ins w:id="514" w:author="Utilisateur de Microsoft Office" w:date="2016-07-30T19:16:00Z">
        <w:del w:id="515" w:author="Corentin Ponton" w:date="2016-08-04T13:19:00Z">
          <w:r w:rsidR="00AD5433" w:rsidRPr="00CD05C1" w:rsidDel="00597B4E">
            <w:rPr>
              <w:lang w:val="en-GB"/>
            </w:rPr>
            <w:delText xml:space="preserve">This treaty </w:delText>
          </w:r>
        </w:del>
      </w:ins>
      <w:ins w:id="516" w:author="Utilisateur de Microsoft Office" w:date="2016-07-30T19:20:00Z">
        <w:del w:id="517" w:author="Corentin Ponton" w:date="2016-08-04T13:19:00Z">
          <w:r w:rsidR="00ED65CD" w:rsidRPr="00CD05C1" w:rsidDel="00597B4E">
            <w:rPr>
              <w:lang w:val="en-GB"/>
            </w:rPr>
            <w:delText>sti</w:delText>
          </w:r>
          <w:r w:rsidR="00ED65CD" w:rsidRPr="00C70439" w:rsidDel="00597B4E">
            <w:rPr>
              <w:lang w:val="en-GB"/>
            </w:rPr>
            <w:delText>pulated</w:delText>
          </w:r>
        </w:del>
      </w:ins>
      <w:ins w:id="518" w:author="Utilisateur de Microsoft Office" w:date="2016-07-30T19:16:00Z">
        <w:del w:id="519" w:author="Corentin Ponton" w:date="2016-08-04T13:19:00Z">
          <w:r w:rsidR="00AD5433" w:rsidRPr="00C70439" w:rsidDel="00597B4E">
            <w:rPr>
              <w:lang w:val="en-GB"/>
            </w:rPr>
            <w:delText xml:space="preserve"> that </w:delText>
          </w:r>
          <w:r w:rsidR="00AD5433" w:rsidRPr="00ED65CD" w:rsidDel="00597B4E">
            <w:rPr>
              <w:lang w:val="en-GB"/>
              <w:rPrChange w:id="520" w:author="Utilisateur de Microsoft Office" w:date="2016-07-30T19:16:00Z">
                <w:rPr>
                  <w:lang w:val="fr-FR"/>
                </w:rPr>
              </w:rPrChange>
            </w:rPr>
            <w:delText xml:space="preserve">Portuguese wines imported into England would be subject to a third less duty than wines imported from </w:delText>
          </w:r>
          <w:r w:rsidR="00ED65CD" w:rsidRPr="00ED65CD" w:rsidDel="00597B4E">
            <w:rPr>
              <w:lang w:val="en-GB"/>
              <w:rPrChange w:id="521" w:author="Utilisateur de Microsoft Office" w:date="2016-07-30T19:16:00Z">
                <w:rPr>
                  <w:lang w:val="fr-FR"/>
                </w:rPr>
              </w:rPrChange>
            </w:rPr>
            <w:delText xml:space="preserve">France. </w:delText>
          </w:r>
        </w:del>
      </w:ins>
      <w:ins w:id="522" w:author="Utilisateur de Microsoft Office" w:date="2016-07-30T19:17:00Z">
        <w:del w:id="523" w:author="Corentin Ponton" w:date="2016-08-04T13:19:00Z">
          <w:r w:rsidR="00ED65CD" w:rsidDel="00597B4E">
            <w:rPr>
              <w:lang w:val="en-GB"/>
            </w:rPr>
            <w:delText xml:space="preserve">French sellers could not expect </w:delText>
          </w:r>
        </w:del>
      </w:ins>
      <w:ins w:id="524" w:author="Utilisateur de Microsoft Office" w:date="2016-07-30T19:18:00Z">
        <w:del w:id="525" w:author="Corentin Ponton" w:date="2016-08-04T13:19:00Z">
          <w:r w:rsidR="00ED65CD" w:rsidDel="00597B4E">
            <w:rPr>
              <w:lang w:val="en-GB"/>
            </w:rPr>
            <w:delText xml:space="preserve">to capture market share, </w:delText>
          </w:r>
        </w:del>
      </w:ins>
      <w:ins w:id="526" w:author="Utilisateur de Microsoft Office" w:date="2016-07-30T19:19:00Z">
        <w:del w:id="527" w:author="Corentin Ponton" w:date="2016-08-04T13:19:00Z">
          <w:r w:rsidR="00ED65CD" w:rsidDel="00597B4E">
            <w:rPr>
              <w:lang w:val="en-GB"/>
            </w:rPr>
            <w:delText xml:space="preserve">and it is why they decided to increase prices. </w:delText>
          </w:r>
        </w:del>
      </w:ins>
    </w:p>
    <w:p w14:paraId="1576E24D" w14:textId="77777777" w:rsidR="00FE6C86" w:rsidRDefault="00FE6C86" w:rsidP="00FE6C86"/>
    <w:p w14:paraId="21DED220" w14:textId="77777777" w:rsidR="00CC3165" w:rsidRDefault="00CC3165" w:rsidP="002F3945">
      <w:pPr>
        <w:spacing w:line="240" w:lineRule="auto"/>
        <w:jc w:val="left"/>
      </w:pPr>
    </w:p>
    <w:p w14:paraId="4CDFF607" w14:textId="77777777" w:rsidR="00023763" w:rsidRDefault="00023763" w:rsidP="002F3945">
      <w:pPr>
        <w:spacing w:line="240" w:lineRule="auto"/>
        <w:jc w:val="left"/>
      </w:pPr>
    </w:p>
    <w:p w14:paraId="46EE5551" w14:textId="4FEE99A4" w:rsidR="00023763" w:rsidRDefault="00252827" w:rsidP="00252827">
      <w:pPr>
        <w:spacing w:line="240" w:lineRule="auto"/>
        <w:jc w:val="right"/>
      </w:pPr>
      <w:r>
        <w:t>Corentin Ponton</w:t>
      </w:r>
    </w:p>
    <w:p w14:paraId="38AC131C" w14:textId="77777777" w:rsidR="00023763" w:rsidRDefault="00023763" w:rsidP="002F3945">
      <w:pPr>
        <w:spacing w:line="240" w:lineRule="auto"/>
        <w:jc w:val="left"/>
      </w:pPr>
    </w:p>
    <w:p w14:paraId="3C65EF57" w14:textId="77777777" w:rsidR="00023763" w:rsidRDefault="00023763" w:rsidP="002F3945">
      <w:pPr>
        <w:spacing w:line="240" w:lineRule="auto"/>
        <w:jc w:val="left"/>
      </w:pPr>
    </w:p>
    <w:p w14:paraId="6213CC6A" w14:textId="77777777" w:rsidR="00FB2EFB" w:rsidRDefault="00FB2EFB" w:rsidP="002F3945">
      <w:pPr>
        <w:spacing w:line="240" w:lineRule="auto"/>
        <w:jc w:val="left"/>
      </w:pPr>
    </w:p>
    <w:p w14:paraId="12DF2B96" w14:textId="235D7F36" w:rsidR="00597B4E" w:rsidRPr="00C6265D" w:rsidRDefault="007834AB" w:rsidP="00597B4E">
      <w:pPr>
        <w:widowControl w:val="0"/>
        <w:autoSpaceDE w:val="0"/>
        <w:autoSpaceDN w:val="0"/>
        <w:adjustRightInd w:val="0"/>
        <w:spacing w:line="240" w:lineRule="auto"/>
        <w:ind w:left="480" w:hanging="480"/>
        <w:rPr>
          <w:rFonts w:eastAsia="Times New Roman"/>
          <w:noProof/>
          <w:lang w:val="fr-FR"/>
          <w:rPrChange w:id="528" w:author="Guillaume DAUDIN" w:date="2017-08-01T08:43:00Z">
            <w:rPr>
              <w:rFonts w:eastAsia="Times New Roman"/>
              <w:noProof/>
            </w:rPr>
          </w:rPrChange>
        </w:rPr>
      </w:pPr>
      <w:r>
        <w:fldChar w:fldCharType="begin" w:fldLock="1"/>
      </w:r>
      <w:r>
        <w:instrText xml:space="preserve">ADDIN Mendeley Bibliography CSL_BIBLIOGRAPHY </w:instrText>
      </w:r>
      <w:r>
        <w:fldChar w:fldCharType="separate"/>
      </w:r>
      <w:r w:rsidR="00597B4E" w:rsidRPr="00597B4E">
        <w:rPr>
          <w:rFonts w:eastAsia="Times New Roman"/>
          <w:noProof/>
        </w:rPr>
        <w:t xml:space="preserve">Black J. 1986. </w:t>
      </w:r>
      <w:r w:rsidR="00597B4E" w:rsidRPr="00597B4E">
        <w:rPr>
          <w:rFonts w:eastAsia="Times New Roman"/>
          <w:i/>
          <w:iCs/>
          <w:noProof/>
        </w:rPr>
        <w:t>Natural and Necessary Enemies: Anglo-French Relations in the Eighteenth Century</w:t>
      </w:r>
      <w:r w:rsidR="00597B4E" w:rsidRPr="00597B4E">
        <w:rPr>
          <w:rFonts w:eastAsia="Times New Roman"/>
          <w:noProof/>
        </w:rPr>
        <w:t xml:space="preserve">. </w:t>
      </w:r>
      <w:r w:rsidR="00597B4E" w:rsidRPr="00C6265D">
        <w:rPr>
          <w:rFonts w:eastAsia="Times New Roman"/>
          <w:noProof/>
          <w:lang w:val="fr-FR"/>
          <w:rPrChange w:id="529" w:author="Guillaume DAUDIN" w:date="2017-08-01T08:43:00Z">
            <w:rPr>
              <w:rFonts w:eastAsia="Times New Roman"/>
              <w:noProof/>
            </w:rPr>
          </w:rPrChange>
        </w:rPr>
        <w:t>Londres</w:t>
      </w:r>
    </w:p>
    <w:p w14:paraId="1697C986"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C6265D">
        <w:rPr>
          <w:rFonts w:eastAsia="Times New Roman"/>
          <w:noProof/>
          <w:lang w:val="fr-FR"/>
          <w:rPrChange w:id="530" w:author="Guillaume DAUDIN" w:date="2017-08-01T08:43:00Z">
            <w:rPr>
              <w:rFonts w:eastAsia="Times New Roman"/>
              <w:noProof/>
            </w:rPr>
          </w:rPrChange>
        </w:rPr>
        <w:t xml:space="preserve">Braure M. 1953. Quelques aspects des relations commerciales entre la France et l ’ Angleterre au XVIIIe siècle . Documents bordelais et leur interprétation. </w:t>
      </w:r>
      <w:r w:rsidRPr="00C6265D">
        <w:rPr>
          <w:rFonts w:eastAsia="Times New Roman"/>
          <w:i/>
          <w:iCs/>
          <w:noProof/>
          <w:lang w:val="fr-FR"/>
          <w:rPrChange w:id="531" w:author="Guillaume DAUDIN" w:date="2017-08-01T08:43:00Z">
            <w:rPr>
              <w:rFonts w:eastAsia="Times New Roman"/>
              <w:i/>
              <w:iCs/>
              <w:noProof/>
            </w:rPr>
          </w:rPrChange>
        </w:rPr>
        <w:t xml:space="preserve">Ann. du Midi  Rev. archéologique, Hist. </w:t>
      </w:r>
      <w:r w:rsidRPr="00597B4E">
        <w:rPr>
          <w:rFonts w:eastAsia="Times New Roman"/>
          <w:i/>
          <w:iCs/>
          <w:noProof/>
        </w:rPr>
        <w:t>Philol. la Fr. méridionale</w:t>
      </w:r>
      <w:r w:rsidRPr="00597B4E">
        <w:rPr>
          <w:rFonts w:eastAsia="Times New Roman"/>
          <w:noProof/>
        </w:rPr>
        <w:t>. 65(21):67–89</w:t>
      </w:r>
    </w:p>
    <w:p w14:paraId="581ADDB7"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597B4E">
        <w:rPr>
          <w:rFonts w:eastAsia="Times New Roman"/>
          <w:noProof/>
        </w:rPr>
        <w:t xml:space="preserve">Charles L, Daudin G. 2015. Eighteenth-Century International Trade Statistics: Sources and Methods. </w:t>
      </w:r>
      <w:r w:rsidRPr="00597B4E">
        <w:rPr>
          <w:rFonts w:eastAsia="Times New Roman"/>
          <w:i/>
          <w:iCs/>
          <w:noProof/>
        </w:rPr>
        <w:t>Rev. l’OFCE</w:t>
      </w:r>
      <w:r w:rsidRPr="00597B4E">
        <w:rPr>
          <w:rFonts w:eastAsia="Times New Roman"/>
          <w:noProof/>
        </w:rPr>
        <w:t>. 140(Special issue):7–377</w:t>
      </w:r>
    </w:p>
    <w:p w14:paraId="19B88CA0"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532" w:author="Guillaume DAUDIN" w:date="2017-08-01T08:43:00Z">
            <w:rPr>
              <w:rFonts w:eastAsia="Times New Roman"/>
              <w:noProof/>
            </w:rPr>
          </w:rPrChange>
        </w:rPr>
      </w:pPr>
      <w:r w:rsidRPr="00597B4E">
        <w:rPr>
          <w:rFonts w:eastAsia="Times New Roman"/>
          <w:noProof/>
        </w:rPr>
        <w:t xml:space="preserve">Colley L, Prall SE. 1993. Britons: Forging the Nation, 1707–1837. </w:t>
      </w:r>
      <w:r w:rsidRPr="00C6265D">
        <w:rPr>
          <w:rFonts w:eastAsia="Times New Roman"/>
          <w:i/>
          <w:iCs/>
          <w:noProof/>
          <w:lang w:val="fr-FR"/>
          <w:rPrChange w:id="533" w:author="Guillaume DAUDIN" w:date="2017-08-01T08:43:00Z">
            <w:rPr>
              <w:rFonts w:eastAsia="Times New Roman"/>
              <w:i/>
              <w:iCs/>
              <w:noProof/>
            </w:rPr>
          </w:rPrChange>
        </w:rPr>
        <w:t>Hist. Rev. New Books</w:t>
      </w:r>
      <w:r w:rsidRPr="00C6265D">
        <w:rPr>
          <w:rFonts w:eastAsia="Times New Roman"/>
          <w:noProof/>
          <w:lang w:val="fr-FR"/>
          <w:rPrChange w:id="534" w:author="Guillaume DAUDIN" w:date="2017-08-01T08:43:00Z">
            <w:rPr>
              <w:rFonts w:eastAsia="Times New Roman"/>
              <w:noProof/>
            </w:rPr>
          </w:rPrChange>
        </w:rPr>
        <w:t>. 22(1):35–35</w:t>
      </w:r>
    </w:p>
    <w:p w14:paraId="57F7931E"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535" w:author="Guillaume DAUDIN" w:date="2017-08-01T08:43:00Z">
            <w:rPr>
              <w:rFonts w:eastAsia="Times New Roman"/>
              <w:noProof/>
            </w:rPr>
          </w:rPrChange>
        </w:rPr>
      </w:pPr>
      <w:r w:rsidRPr="00C6265D">
        <w:rPr>
          <w:rFonts w:eastAsia="Times New Roman"/>
          <w:noProof/>
          <w:lang w:val="fr-FR"/>
          <w:rPrChange w:id="536" w:author="Guillaume DAUDIN" w:date="2017-08-01T08:43:00Z">
            <w:rPr>
              <w:rFonts w:eastAsia="Times New Roman"/>
              <w:noProof/>
            </w:rPr>
          </w:rPrChange>
        </w:rPr>
        <w:t xml:space="preserve">Crouzet F. 1968. </w:t>
      </w:r>
      <w:r w:rsidRPr="00C6265D">
        <w:rPr>
          <w:rFonts w:eastAsia="Times New Roman"/>
          <w:i/>
          <w:iCs/>
          <w:noProof/>
          <w:lang w:val="fr-FR"/>
          <w:rPrChange w:id="537" w:author="Guillaume DAUDIN" w:date="2017-08-01T08:43:00Z">
            <w:rPr>
              <w:rFonts w:eastAsia="Times New Roman"/>
              <w:i/>
              <w:iCs/>
              <w:noProof/>
            </w:rPr>
          </w:rPrChange>
        </w:rPr>
        <w:t>Bordeaux Au XVIIIe Siècle (Extrait Du Tome V de l’Histoire de Bordeaux)</w:t>
      </w:r>
      <w:r w:rsidRPr="00C6265D">
        <w:rPr>
          <w:rFonts w:eastAsia="Times New Roman"/>
          <w:noProof/>
          <w:lang w:val="fr-FR"/>
          <w:rPrChange w:id="538" w:author="Guillaume DAUDIN" w:date="2017-08-01T08:43:00Z">
            <w:rPr>
              <w:rFonts w:eastAsia="Times New Roman"/>
              <w:noProof/>
            </w:rPr>
          </w:rPrChange>
        </w:rPr>
        <w:t>. Bordeaux</w:t>
      </w:r>
    </w:p>
    <w:p w14:paraId="4FD3BA31"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539" w:author="Guillaume DAUDIN" w:date="2017-08-01T08:43:00Z">
            <w:rPr>
              <w:rFonts w:eastAsia="Times New Roman"/>
              <w:noProof/>
            </w:rPr>
          </w:rPrChange>
        </w:rPr>
      </w:pPr>
      <w:r w:rsidRPr="00C6265D">
        <w:rPr>
          <w:rFonts w:eastAsia="Times New Roman"/>
          <w:noProof/>
          <w:lang w:val="fr-FR"/>
          <w:rPrChange w:id="540" w:author="Guillaume DAUDIN" w:date="2017-08-01T08:43:00Z">
            <w:rPr>
              <w:rFonts w:eastAsia="Times New Roman"/>
              <w:noProof/>
            </w:rPr>
          </w:rPrChange>
        </w:rPr>
        <w:t xml:space="preserve">Crouzet F. 2008. </w:t>
      </w:r>
      <w:r w:rsidRPr="00C6265D">
        <w:rPr>
          <w:rFonts w:eastAsia="Times New Roman"/>
          <w:i/>
          <w:iCs/>
          <w:noProof/>
          <w:lang w:val="fr-FR"/>
          <w:rPrChange w:id="541" w:author="Guillaume DAUDIN" w:date="2017-08-01T08:43:00Z">
            <w:rPr>
              <w:rFonts w:eastAsia="Times New Roman"/>
              <w:i/>
              <w:iCs/>
              <w:noProof/>
            </w:rPr>
          </w:rPrChange>
        </w:rPr>
        <w:t>La Guerre Économique Franco-Anglaise Au 18e Siècle</w:t>
      </w:r>
      <w:r w:rsidRPr="00C6265D">
        <w:rPr>
          <w:rFonts w:eastAsia="Times New Roman"/>
          <w:noProof/>
          <w:lang w:val="fr-FR"/>
          <w:rPrChange w:id="542" w:author="Guillaume DAUDIN" w:date="2017-08-01T08:43:00Z">
            <w:rPr>
              <w:rFonts w:eastAsia="Times New Roman"/>
              <w:noProof/>
            </w:rPr>
          </w:rPrChange>
        </w:rPr>
        <w:t>. Fayard ed.</w:t>
      </w:r>
    </w:p>
    <w:p w14:paraId="089AD0E8"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C6265D">
        <w:rPr>
          <w:rFonts w:eastAsia="Times New Roman"/>
          <w:noProof/>
          <w:lang w:val="fr-FR"/>
          <w:rPrChange w:id="543" w:author="Guillaume DAUDIN" w:date="2017-08-01T08:43:00Z">
            <w:rPr>
              <w:rFonts w:eastAsia="Times New Roman"/>
              <w:noProof/>
            </w:rPr>
          </w:rPrChange>
        </w:rPr>
        <w:t xml:space="preserve">Daudin G, Charles L. 2011. La collecte du chiffre au XVIIIe siècle: le Bureau de la balance du commerce et la production des données sur le commerce extérieur de la France. </w:t>
      </w:r>
      <w:r w:rsidRPr="00597B4E">
        <w:rPr>
          <w:rFonts w:eastAsia="Times New Roman"/>
          <w:i/>
          <w:iCs/>
          <w:noProof/>
        </w:rPr>
        <w:t>Rev. Hist. Mod. Contemp.</w:t>
      </w:r>
      <w:r w:rsidRPr="00597B4E">
        <w:rPr>
          <w:rFonts w:eastAsia="Times New Roman"/>
          <w:noProof/>
        </w:rPr>
        <w:t xml:space="preserve"> 58-1:128–55</w:t>
      </w:r>
    </w:p>
    <w:p w14:paraId="364D055C"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597B4E">
        <w:rPr>
          <w:rFonts w:eastAsia="Times New Roman"/>
          <w:noProof/>
        </w:rPr>
        <w:t xml:space="preserve">Heckscher EF. 1922. </w:t>
      </w:r>
      <w:r w:rsidRPr="00597B4E">
        <w:rPr>
          <w:rFonts w:eastAsia="Times New Roman"/>
          <w:i/>
          <w:iCs/>
          <w:noProof/>
        </w:rPr>
        <w:t>The Continental System: An Economic Interpretation,</w:t>
      </w:r>
      <w:r w:rsidRPr="00597B4E">
        <w:rPr>
          <w:rFonts w:eastAsia="Times New Roman"/>
          <w:noProof/>
        </w:rPr>
        <w:t xml:space="preserve"> Vol. 1. Harald Wes ed.</w:t>
      </w:r>
    </w:p>
    <w:p w14:paraId="43D37349"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597B4E">
        <w:rPr>
          <w:rFonts w:eastAsia="Times New Roman"/>
          <w:noProof/>
        </w:rPr>
        <w:t xml:space="preserve">Henderson W. O. 1957. The Anglo-French Commercial Treaty of 1786. </w:t>
      </w:r>
      <w:r w:rsidRPr="00597B4E">
        <w:rPr>
          <w:rFonts w:eastAsia="Times New Roman"/>
          <w:i/>
          <w:iCs/>
          <w:noProof/>
        </w:rPr>
        <w:t>Econ. Hist. Rev.</w:t>
      </w:r>
      <w:r w:rsidRPr="00597B4E">
        <w:rPr>
          <w:rFonts w:eastAsia="Times New Roman"/>
          <w:noProof/>
        </w:rPr>
        <w:t xml:space="preserve"> 10(1):104–12</w:t>
      </w:r>
    </w:p>
    <w:p w14:paraId="21FAA1B2"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544" w:author="Guillaume DAUDIN" w:date="2017-08-01T08:43:00Z">
            <w:rPr>
              <w:rFonts w:eastAsia="Times New Roman"/>
              <w:noProof/>
            </w:rPr>
          </w:rPrChange>
        </w:rPr>
      </w:pPr>
      <w:r w:rsidRPr="00597B4E">
        <w:rPr>
          <w:rFonts w:eastAsia="Times New Roman"/>
          <w:noProof/>
        </w:rPr>
        <w:t xml:space="preserve">Horn J. 2006. </w:t>
      </w:r>
      <w:r w:rsidRPr="00597B4E">
        <w:rPr>
          <w:rFonts w:eastAsia="Times New Roman"/>
          <w:i/>
          <w:iCs/>
          <w:noProof/>
        </w:rPr>
        <w:t>The Path Not Taken - French Industrialization in the Age of Revolution (1750-1830)</w:t>
      </w:r>
      <w:r w:rsidRPr="00597B4E">
        <w:rPr>
          <w:rFonts w:eastAsia="Times New Roman"/>
          <w:noProof/>
        </w:rPr>
        <w:t xml:space="preserve">. </w:t>
      </w:r>
      <w:r w:rsidRPr="00C6265D">
        <w:rPr>
          <w:rFonts w:eastAsia="Times New Roman"/>
          <w:noProof/>
          <w:lang w:val="fr-FR"/>
          <w:rPrChange w:id="545" w:author="Guillaume DAUDIN" w:date="2017-08-01T08:43:00Z">
            <w:rPr>
              <w:rFonts w:eastAsia="Times New Roman"/>
              <w:noProof/>
            </w:rPr>
          </w:rPrChange>
        </w:rPr>
        <w:t>MIT Press ed.</w:t>
      </w:r>
    </w:p>
    <w:p w14:paraId="2719EBE7"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C6265D">
        <w:rPr>
          <w:rFonts w:eastAsia="Times New Roman"/>
          <w:noProof/>
          <w:lang w:val="fr-FR"/>
          <w:rPrChange w:id="546" w:author="Guillaume DAUDIN" w:date="2017-08-01T08:43:00Z">
            <w:rPr>
              <w:rFonts w:eastAsia="Times New Roman"/>
              <w:noProof/>
            </w:rPr>
          </w:rPrChange>
        </w:rPr>
        <w:t xml:space="preserve">Labrousse E. 1933. Tome I : Les prix. In </w:t>
      </w:r>
      <w:r w:rsidRPr="00C6265D">
        <w:rPr>
          <w:rFonts w:eastAsia="Times New Roman"/>
          <w:i/>
          <w:iCs/>
          <w:noProof/>
          <w:lang w:val="fr-FR"/>
          <w:rPrChange w:id="547" w:author="Guillaume DAUDIN" w:date="2017-08-01T08:43:00Z">
            <w:rPr>
              <w:rFonts w:eastAsia="Times New Roman"/>
              <w:i/>
              <w:iCs/>
              <w:noProof/>
            </w:rPr>
          </w:rPrChange>
        </w:rPr>
        <w:t>Esquisse Du Mouvement Des Prix et Des Revenus En Frause Au XVIIIe Siècle</w:t>
      </w:r>
      <w:r w:rsidRPr="00C6265D">
        <w:rPr>
          <w:rFonts w:eastAsia="Times New Roman"/>
          <w:noProof/>
          <w:lang w:val="fr-FR"/>
          <w:rPrChange w:id="548" w:author="Guillaume DAUDIN" w:date="2017-08-01T08:43:00Z">
            <w:rPr>
              <w:rFonts w:eastAsia="Times New Roman"/>
              <w:noProof/>
            </w:rPr>
          </w:rPrChange>
        </w:rPr>
        <w:t xml:space="preserve">, p. 724. </w:t>
      </w:r>
      <w:r w:rsidRPr="00597B4E">
        <w:rPr>
          <w:rFonts w:eastAsia="Times New Roman"/>
          <w:noProof/>
        </w:rPr>
        <w:t>Edition de ed.</w:t>
      </w:r>
    </w:p>
    <w:p w14:paraId="287BC646"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549" w:author="Guillaume DAUDIN" w:date="2017-08-01T08:43:00Z">
            <w:rPr>
              <w:rFonts w:eastAsia="Times New Roman"/>
              <w:noProof/>
            </w:rPr>
          </w:rPrChange>
        </w:rPr>
      </w:pPr>
      <w:r w:rsidRPr="00597B4E">
        <w:rPr>
          <w:rFonts w:eastAsia="Times New Roman"/>
          <w:noProof/>
        </w:rPr>
        <w:t xml:space="preserve">Ludington C. 2013. </w:t>
      </w:r>
      <w:r w:rsidRPr="00597B4E">
        <w:rPr>
          <w:rFonts w:eastAsia="Times New Roman"/>
          <w:i/>
          <w:iCs/>
          <w:noProof/>
        </w:rPr>
        <w:t>The Politics of Wine in Britain: A New Cultural History</w:t>
      </w:r>
      <w:r w:rsidRPr="00597B4E">
        <w:rPr>
          <w:rFonts w:eastAsia="Times New Roman"/>
          <w:noProof/>
        </w:rPr>
        <w:t xml:space="preserve">. </w:t>
      </w:r>
      <w:r w:rsidRPr="00C6265D">
        <w:rPr>
          <w:rFonts w:eastAsia="Times New Roman"/>
          <w:noProof/>
          <w:lang w:val="fr-FR"/>
          <w:rPrChange w:id="550" w:author="Guillaume DAUDIN" w:date="2017-08-01T08:43:00Z">
            <w:rPr>
              <w:rFonts w:eastAsia="Times New Roman"/>
              <w:noProof/>
            </w:rPr>
          </w:rPrChange>
        </w:rPr>
        <w:t>Palgrave Macmillan UK. Palgrave M ed.</w:t>
      </w:r>
    </w:p>
    <w:p w14:paraId="2F723E9A"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551" w:author="Guillaume DAUDIN" w:date="2017-08-01T08:43:00Z">
            <w:rPr>
              <w:rFonts w:eastAsia="Times New Roman"/>
              <w:noProof/>
            </w:rPr>
          </w:rPrChange>
        </w:rPr>
      </w:pPr>
      <w:r w:rsidRPr="00C6265D">
        <w:rPr>
          <w:rFonts w:eastAsia="Times New Roman"/>
          <w:noProof/>
          <w:lang w:val="fr-FR"/>
          <w:rPrChange w:id="552" w:author="Guillaume DAUDIN" w:date="2017-08-01T08:43:00Z">
            <w:rPr>
              <w:rFonts w:eastAsia="Times New Roman"/>
              <w:noProof/>
            </w:rPr>
          </w:rPrChange>
        </w:rPr>
        <w:t xml:space="preserve">Morineau M. 1987. </w:t>
      </w:r>
      <w:r w:rsidRPr="00C6265D">
        <w:rPr>
          <w:rFonts w:eastAsia="Times New Roman"/>
          <w:i/>
          <w:iCs/>
          <w:noProof/>
          <w:lang w:val="fr-FR"/>
          <w:rPrChange w:id="553" w:author="Guillaume DAUDIN" w:date="2017-08-01T08:43:00Z">
            <w:rPr>
              <w:rFonts w:eastAsia="Times New Roman"/>
              <w:i/>
              <w:iCs/>
              <w:noProof/>
            </w:rPr>
          </w:rPrChange>
        </w:rPr>
        <w:t>Pour Une Histoir Économique Vraie</w:t>
      </w:r>
      <w:r w:rsidRPr="00C6265D">
        <w:rPr>
          <w:rFonts w:eastAsia="Times New Roman"/>
          <w:noProof/>
          <w:lang w:val="fr-FR"/>
          <w:rPrChange w:id="554" w:author="Guillaume DAUDIN" w:date="2017-08-01T08:43:00Z">
            <w:rPr>
              <w:rFonts w:eastAsia="Times New Roman"/>
              <w:noProof/>
            </w:rPr>
          </w:rPrChange>
        </w:rPr>
        <w:t>. Lille</w:t>
      </w:r>
    </w:p>
    <w:p w14:paraId="4CD8653F"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C6265D">
        <w:rPr>
          <w:rFonts w:eastAsia="Times New Roman"/>
          <w:noProof/>
          <w:lang w:val="fr-FR"/>
          <w:rPrChange w:id="555" w:author="Guillaume DAUDIN" w:date="2017-08-01T08:43:00Z">
            <w:rPr>
              <w:rFonts w:eastAsia="Times New Roman"/>
              <w:noProof/>
            </w:rPr>
          </w:rPrChange>
        </w:rPr>
        <w:t xml:space="preserve">Ponton C, Vidal Q, Daudin G. 2016. </w:t>
      </w:r>
      <w:r w:rsidRPr="00597B4E">
        <w:rPr>
          <w:rFonts w:eastAsia="Times New Roman"/>
          <w:noProof/>
        </w:rPr>
        <w:t xml:space="preserve">HISTORICAL ANALYSIS OF FRANCE’S FOREIGN TRADE - THE TOFLIT 18 PROJECT. </w:t>
      </w:r>
      <w:r w:rsidRPr="00597B4E">
        <w:rPr>
          <w:rFonts w:eastAsia="Times New Roman"/>
          <w:i/>
          <w:iCs/>
          <w:noProof/>
        </w:rPr>
        <w:t>Dialogue Can. Philos. Assoc.</w:t>
      </w:r>
      <w:r w:rsidRPr="00597B4E">
        <w:rPr>
          <w:rFonts w:eastAsia="Times New Roman"/>
          <w:noProof/>
        </w:rPr>
        <w:t xml:space="preserve"> (43):1–9</w:t>
      </w:r>
    </w:p>
    <w:p w14:paraId="24B110C8" w14:textId="77777777" w:rsidR="00597B4E" w:rsidRPr="00597B4E" w:rsidRDefault="00597B4E" w:rsidP="00597B4E">
      <w:pPr>
        <w:widowControl w:val="0"/>
        <w:autoSpaceDE w:val="0"/>
        <w:autoSpaceDN w:val="0"/>
        <w:adjustRightInd w:val="0"/>
        <w:spacing w:line="240" w:lineRule="auto"/>
        <w:ind w:left="480" w:hanging="480"/>
        <w:rPr>
          <w:rFonts w:eastAsia="Times New Roman"/>
          <w:noProof/>
        </w:rPr>
      </w:pPr>
      <w:r w:rsidRPr="00597B4E">
        <w:rPr>
          <w:rFonts w:eastAsia="Times New Roman"/>
          <w:noProof/>
        </w:rPr>
        <w:t xml:space="preserve">Smith A. 1776. </w:t>
      </w:r>
      <w:r w:rsidRPr="00597B4E">
        <w:rPr>
          <w:rFonts w:eastAsia="Times New Roman"/>
          <w:i/>
          <w:iCs/>
          <w:noProof/>
        </w:rPr>
        <w:t>The Wealth of Nations</w:t>
      </w:r>
      <w:r w:rsidRPr="00597B4E">
        <w:rPr>
          <w:rFonts w:eastAsia="Times New Roman"/>
          <w:noProof/>
        </w:rPr>
        <w:t>, Vol. 2</w:t>
      </w:r>
    </w:p>
    <w:p w14:paraId="37DD9BE7" w14:textId="77777777" w:rsidR="00597B4E" w:rsidRPr="00C6265D" w:rsidRDefault="00597B4E" w:rsidP="00597B4E">
      <w:pPr>
        <w:widowControl w:val="0"/>
        <w:autoSpaceDE w:val="0"/>
        <w:autoSpaceDN w:val="0"/>
        <w:adjustRightInd w:val="0"/>
        <w:spacing w:line="240" w:lineRule="auto"/>
        <w:ind w:left="480" w:hanging="480"/>
        <w:rPr>
          <w:rFonts w:eastAsia="Times New Roman"/>
          <w:noProof/>
          <w:lang w:val="fr-FR"/>
          <w:rPrChange w:id="556" w:author="Guillaume DAUDIN" w:date="2017-08-01T08:43:00Z">
            <w:rPr>
              <w:rFonts w:eastAsia="Times New Roman"/>
              <w:noProof/>
            </w:rPr>
          </w:rPrChange>
        </w:rPr>
      </w:pPr>
      <w:r w:rsidRPr="00C6265D">
        <w:rPr>
          <w:rFonts w:eastAsia="Times New Roman"/>
          <w:noProof/>
          <w:lang w:val="fr-FR"/>
          <w:rPrChange w:id="557" w:author="Guillaume DAUDIN" w:date="2017-08-01T08:43:00Z">
            <w:rPr>
              <w:rFonts w:eastAsia="Times New Roman"/>
              <w:noProof/>
            </w:rPr>
          </w:rPrChange>
        </w:rPr>
        <w:t xml:space="preserve">Verley P. 1997. </w:t>
      </w:r>
      <w:r w:rsidRPr="00C6265D">
        <w:rPr>
          <w:rFonts w:eastAsia="Times New Roman"/>
          <w:i/>
          <w:iCs/>
          <w:noProof/>
          <w:lang w:val="fr-FR"/>
          <w:rPrChange w:id="558" w:author="Guillaume DAUDIN" w:date="2017-08-01T08:43:00Z">
            <w:rPr>
              <w:rFonts w:eastAsia="Times New Roman"/>
              <w:i/>
              <w:iCs/>
              <w:noProof/>
            </w:rPr>
          </w:rPrChange>
        </w:rPr>
        <w:t>L’Échelle Du Monde. Essai Sur l’Industrialisation de l’Occident</w:t>
      </w:r>
      <w:r w:rsidRPr="00C6265D">
        <w:rPr>
          <w:rFonts w:eastAsia="Times New Roman"/>
          <w:noProof/>
          <w:lang w:val="fr-FR"/>
          <w:rPrChange w:id="559" w:author="Guillaume DAUDIN" w:date="2017-08-01T08:43:00Z">
            <w:rPr>
              <w:rFonts w:eastAsia="Times New Roman"/>
              <w:noProof/>
            </w:rPr>
          </w:rPrChange>
        </w:rPr>
        <w:t>. Paris. Gallimard ed.</w:t>
      </w:r>
    </w:p>
    <w:p w14:paraId="4BB2BF30" w14:textId="77777777" w:rsidR="00597B4E" w:rsidRPr="00597B4E" w:rsidRDefault="00597B4E" w:rsidP="00597B4E">
      <w:pPr>
        <w:widowControl w:val="0"/>
        <w:autoSpaceDE w:val="0"/>
        <w:autoSpaceDN w:val="0"/>
        <w:adjustRightInd w:val="0"/>
        <w:spacing w:line="240" w:lineRule="auto"/>
        <w:ind w:left="480" w:hanging="480"/>
        <w:rPr>
          <w:noProof/>
        </w:rPr>
      </w:pPr>
      <w:r w:rsidRPr="00C6265D">
        <w:rPr>
          <w:rFonts w:eastAsia="Times New Roman"/>
          <w:noProof/>
          <w:lang w:val="fr-FR"/>
          <w:rPrChange w:id="560" w:author="Guillaume DAUDIN" w:date="2017-08-01T08:43:00Z">
            <w:rPr>
              <w:rFonts w:eastAsia="Times New Roman"/>
              <w:noProof/>
            </w:rPr>
          </w:rPrChange>
        </w:rPr>
        <w:t xml:space="preserve">Weir DR. 1991. Les crises économiques et les origines de la Révolution française. </w:t>
      </w:r>
      <w:r w:rsidRPr="00597B4E">
        <w:rPr>
          <w:rFonts w:eastAsia="Times New Roman"/>
          <w:i/>
          <w:iCs/>
          <w:noProof/>
        </w:rPr>
        <w:t>Ann. Économies, Sociétés, Civilisations</w:t>
      </w:r>
      <w:r w:rsidRPr="00597B4E">
        <w:rPr>
          <w:rFonts w:eastAsia="Times New Roman"/>
          <w:noProof/>
        </w:rPr>
        <w:t>. 46</w:t>
      </w:r>
      <w:r w:rsidRPr="00597B4E">
        <w:rPr>
          <w:rFonts w:eastAsia="Times New Roman"/>
          <w:noProof/>
          <w:vertAlign w:val="superscript"/>
        </w:rPr>
        <w:t>e</w:t>
      </w:r>
      <w:r w:rsidRPr="00597B4E">
        <w:rPr>
          <w:rFonts w:eastAsia="Times New Roman"/>
          <w:noProof/>
        </w:rPr>
        <w:t xml:space="preserve"> année(N. 4,):917–47</w:t>
      </w:r>
    </w:p>
    <w:p w14:paraId="7CD62BB5" w14:textId="1C45199E" w:rsidR="00023763" w:rsidRDefault="007834AB" w:rsidP="00597B4E">
      <w:pPr>
        <w:widowControl w:val="0"/>
        <w:autoSpaceDE w:val="0"/>
        <w:autoSpaceDN w:val="0"/>
        <w:adjustRightInd w:val="0"/>
        <w:spacing w:line="240" w:lineRule="auto"/>
        <w:ind w:left="480" w:hanging="480"/>
      </w:pPr>
      <w:r>
        <w:fldChar w:fldCharType="end"/>
      </w:r>
    </w:p>
    <w:sectPr w:rsidR="00023763" w:rsidSect="00A0361A">
      <w:footerReference w:type="even" r:id="rId29"/>
      <w:footerReference w:type="default" r:id="rId3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27CB89" w14:textId="77777777" w:rsidR="00F44B06" w:rsidRDefault="00F44B06" w:rsidP="002F3945">
      <w:pPr>
        <w:spacing w:line="240" w:lineRule="auto"/>
      </w:pPr>
      <w:r>
        <w:separator/>
      </w:r>
    </w:p>
  </w:endnote>
  <w:endnote w:type="continuationSeparator" w:id="0">
    <w:p w14:paraId="1C855E4D" w14:textId="77777777" w:rsidR="00F44B06" w:rsidRDefault="00F44B06" w:rsidP="002F3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Liberatio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338B8" w14:textId="77777777" w:rsidR="00C6265D" w:rsidRDefault="00C6265D" w:rsidP="00BB3F08">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60FB3A69" w14:textId="77777777" w:rsidR="00C6265D" w:rsidRDefault="00C6265D">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3B913" w14:textId="77777777" w:rsidR="00C6265D" w:rsidRDefault="00C6265D" w:rsidP="00BB3F08">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CE6C4E">
      <w:rPr>
        <w:rStyle w:val="Numrodepage"/>
        <w:noProof/>
      </w:rPr>
      <w:t>8</w:t>
    </w:r>
    <w:r>
      <w:rPr>
        <w:rStyle w:val="Numrodepage"/>
      </w:rPr>
      <w:fldChar w:fldCharType="end"/>
    </w:r>
  </w:p>
  <w:p w14:paraId="175DC4E1" w14:textId="77777777" w:rsidR="00C6265D" w:rsidRDefault="00C6265D">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FEDDF1" w14:textId="77777777" w:rsidR="00F44B06" w:rsidRDefault="00F44B06" w:rsidP="002F3945">
      <w:pPr>
        <w:spacing w:line="240" w:lineRule="auto"/>
      </w:pPr>
      <w:r>
        <w:separator/>
      </w:r>
    </w:p>
  </w:footnote>
  <w:footnote w:type="continuationSeparator" w:id="0">
    <w:p w14:paraId="4ED3B70E" w14:textId="77777777" w:rsidR="00F44B06" w:rsidRDefault="00F44B06" w:rsidP="002F3945">
      <w:pPr>
        <w:spacing w:line="240" w:lineRule="auto"/>
      </w:pPr>
      <w:r>
        <w:continuationSeparator/>
      </w:r>
    </w:p>
  </w:footnote>
  <w:footnote w:id="1">
    <w:p w14:paraId="12B0C045" w14:textId="77777777" w:rsidR="00C6265D" w:rsidRPr="007C58A4" w:rsidRDefault="00C6265D" w:rsidP="002F3945">
      <w:pPr>
        <w:pStyle w:val="Notedebasdepage"/>
        <w:rPr>
          <w:lang w:val="fr-FR"/>
          <w:rPrChange w:id="10" w:author="Corentin Ponton" w:date="2016-08-04T12:41:00Z">
            <w:rPr/>
          </w:rPrChange>
        </w:rPr>
      </w:pPr>
      <w:r w:rsidRPr="007C58A4">
        <w:rPr>
          <w:rStyle w:val="Appelnotedebasdep"/>
          <w:lang w:val="fr-FR"/>
          <w:rPrChange w:id="11" w:author="Corentin Ponton" w:date="2016-08-04T12:41:00Z">
            <w:rPr>
              <w:rStyle w:val="Appelnotedebasdep"/>
            </w:rPr>
          </w:rPrChange>
        </w:rPr>
        <w:footnoteRef/>
      </w:r>
      <w:r w:rsidRPr="007C58A4">
        <w:rPr>
          <w:lang w:val="fr-FR"/>
          <w:rPrChange w:id="12" w:author="Corentin Ponton" w:date="2016-08-04T12:41:00Z">
            <w:rPr/>
          </w:rPrChange>
        </w:rPr>
        <w:t xml:space="preserve"> « (…) la conscience nationale britannique s’est forgée dans la haine de la France et des français. »</w:t>
      </w:r>
    </w:p>
  </w:footnote>
  <w:footnote w:id="2">
    <w:p w14:paraId="21CCE046" w14:textId="77777777" w:rsidR="00C6265D" w:rsidRPr="0031273F" w:rsidRDefault="00C6265D" w:rsidP="002F3945">
      <w:pPr>
        <w:pStyle w:val="Notedebasdepage"/>
        <w:rPr>
          <w:lang w:val="fr-FR"/>
        </w:rPr>
      </w:pPr>
      <w:r>
        <w:rPr>
          <w:rStyle w:val="Appelnotedebasdep"/>
        </w:rPr>
        <w:footnoteRef/>
      </w:r>
      <w:r>
        <w:t xml:space="preserve"> </w:t>
      </w:r>
      <w:r>
        <w:rPr>
          <w:lang w:val="fr-FR"/>
        </w:rPr>
        <w:t>« Il ne devait pas être à la hauteur de sa tâche »</w:t>
      </w:r>
    </w:p>
  </w:footnote>
  <w:footnote w:id="3">
    <w:p w14:paraId="185A8306" w14:textId="09C609D4" w:rsidR="00C6265D" w:rsidRPr="0033473A" w:rsidRDefault="00C6265D">
      <w:pPr>
        <w:rPr>
          <w:lang w:val="en-GB"/>
          <w:rPrChange w:id="27" w:author="Corentin Ponton" w:date="2016-08-04T12:39:00Z">
            <w:rPr/>
          </w:rPrChange>
        </w:rPr>
        <w:pPrChange w:id="28" w:author="Corentin Ponton" w:date="2016-08-04T12:36:00Z">
          <w:pPr>
            <w:pStyle w:val="Notedebasdepage"/>
          </w:pPr>
        </w:pPrChange>
      </w:pPr>
      <w:ins w:id="29" w:author="Corentin Ponton" w:date="2016-08-04T12:33:00Z">
        <w:r w:rsidRPr="0033473A">
          <w:rPr>
            <w:rStyle w:val="Appelnotedebasdep"/>
            <w:lang w:val="en-GB"/>
            <w:rPrChange w:id="30" w:author="Corentin Ponton" w:date="2016-08-04T12:39:00Z">
              <w:rPr>
                <w:rStyle w:val="Appelnotedebasdep"/>
              </w:rPr>
            </w:rPrChange>
          </w:rPr>
          <w:footnoteRef/>
        </w:r>
        <w:r w:rsidRPr="0033473A">
          <w:rPr>
            <w:lang w:val="en-GB"/>
            <w:rPrChange w:id="31" w:author="Corentin Ponton" w:date="2016-08-04T12:39:00Z">
              <w:rPr/>
            </w:rPrChange>
          </w:rPr>
          <w:t xml:space="preserve"> </w:t>
        </w:r>
      </w:ins>
      <w:ins w:id="32" w:author="Corentin Ponton" w:date="2016-08-04T12:36:00Z">
        <w:r w:rsidRPr="0033473A">
          <w:rPr>
            <w:lang w:val="en-GB"/>
            <w:rPrChange w:id="33" w:author="Corentin Ponton" w:date="2016-08-04T12:39:00Z">
              <w:rPr>
                <w:lang w:val="fr-FR"/>
              </w:rPr>
            </w:rPrChange>
          </w:rPr>
          <w:t>Here we</w:t>
        </w:r>
      </w:ins>
      <w:ins w:id="34" w:author="Corentin Ponton" w:date="2016-08-04T12:37:00Z">
        <w:r w:rsidRPr="0033473A">
          <w:rPr>
            <w:lang w:val="en-GB"/>
            <w:rPrChange w:id="35" w:author="Corentin Ponton" w:date="2016-08-04T12:39:00Z">
              <w:rPr>
                <w:lang w:val="fr-FR"/>
              </w:rPr>
            </w:rPrChange>
          </w:rPr>
          <w:t xml:space="preserve"> will consider wine, beer and brandies as agricultural products</w:t>
        </w:r>
      </w:ins>
    </w:p>
  </w:footnote>
  <w:footnote w:id="4">
    <w:p w14:paraId="4BC4A2AA" w14:textId="77777777" w:rsidR="00C6265D" w:rsidRPr="00C22836" w:rsidRDefault="00C6265D" w:rsidP="002F3945">
      <w:pPr>
        <w:rPr>
          <w:lang w:val="fr-FR"/>
        </w:rPr>
      </w:pPr>
      <w:r w:rsidRPr="00C22836">
        <w:rPr>
          <w:rStyle w:val="Appelnotedebasdep"/>
          <w:lang w:val="fr-FR"/>
        </w:rPr>
        <w:footnoteRef/>
      </w:r>
      <w:r w:rsidRPr="00C22836">
        <w:rPr>
          <w:lang w:val="fr-FR"/>
        </w:rPr>
        <w:t xml:space="preserve"> </w:t>
      </w:r>
      <w:r>
        <w:rPr>
          <w:lang w:val="fr-FR"/>
        </w:rPr>
        <w:t>« </w:t>
      </w:r>
      <w:r w:rsidRPr="00C22836">
        <w:rPr>
          <w:lang w:val="fr-FR"/>
        </w:rPr>
        <w:t>La libéralisation du commerce en 1786 peut fort bien avoir joué un rôle important. Elle exposa l’industrie française à la concurrence britannique et abaissa les prix et la production</w:t>
      </w:r>
      <w:r>
        <w:rPr>
          <w:lang w:val="fr-FR"/>
        </w:rPr>
        <w:t> »</w:t>
      </w:r>
    </w:p>
  </w:footnote>
  <w:footnote w:id="5">
    <w:p w14:paraId="51A1274D" w14:textId="77777777" w:rsidR="00C6265D" w:rsidRPr="00C22836" w:rsidRDefault="00C6265D" w:rsidP="002F3945">
      <w:pPr>
        <w:pStyle w:val="Notedebasdepage"/>
        <w:rPr>
          <w:lang w:val="fr-FR"/>
        </w:rPr>
      </w:pPr>
      <w:r>
        <w:rPr>
          <w:rStyle w:val="Appelnotedebasdep"/>
        </w:rPr>
        <w:footnoteRef/>
      </w:r>
      <w:r>
        <w:t xml:space="preserve"> </w:t>
      </w:r>
      <w:r>
        <w:rPr>
          <w:lang w:val="fr-FR"/>
        </w:rPr>
        <w:t>« Naufrage industriel »</w:t>
      </w:r>
    </w:p>
  </w:footnote>
  <w:footnote w:id="6">
    <w:p w14:paraId="051DD265" w14:textId="7B787CE3" w:rsidR="00C6265D" w:rsidRPr="00473F1D" w:rsidRDefault="00C6265D">
      <w:pPr>
        <w:pStyle w:val="Notedebasdepage"/>
        <w:rPr>
          <w:lang w:val="fr-FR"/>
        </w:rPr>
      </w:pPr>
      <w:r>
        <w:rPr>
          <w:rStyle w:val="Appelnotedebasdep"/>
        </w:rPr>
        <w:footnoteRef/>
      </w:r>
      <w:r>
        <w:t xml:space="preserve"> </w:t>
      </w:r>
      <w:r>
        <w:rPr>
          <w:lang w:val="fr-FR"/>
        </w:rPr>
        <w:t>« </w:t>
      </w:r>
      <w:r w:rsidRPr="00473F1D">
        <w:rPr>
          <w:lang w:val="fr-FR"/>
        </w:rPr>
        <w:t xml:space="preserve">Ce sont des vins de plus en plus chers qu'on expédie. </w:t>
      </w:r>
      <w:r>
        <w:rPr>
          <w:lang w:val="fr-FR"/>
        </w:rPr>
        <w:t xml:space="preserve">(…) </w:t>
      </w:r>
      <w:r w:rsidRPr="00473F1D">
        <w:rPr>
          <w:lang w:val="fr-FR"/>
        </w:rPr>
        <w:t>On atteint 800 à 1.200 livres, voire 1.500 da</w:t>
      </w:r>
      <w:r>
        <w:rPr>
          <w:lang w:val="fr-FR"/>
        </w:rPr>
        <w:t>ns la seconde moitié du siècle.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E06DC"/>
    <w:multiLevelType w:val="multilevel"/>
    <w:tmpl w:val="BCE29F5C"/>
    <w:lvl w:ilvl="0">
      <w:start w:val="1"/>
      <w:numFmt w:val="decimal"/>
      <w:pStyle w:val="Titre1"/>
      <w:lvlText w:val="Section %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1">
    <w:nsid w:val="1013659E"/>
    <w:multiLevelType w:val="hybridMultilevel"/>
    <w:tmpl w:val="F132A692"/>
    <w:lvl w:ilvl="0" w:tplc="CE623972">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250667E"/>
    <w:multiLevelType w:val="hybridMultilevel"/>
    <w:tmpl w:val="262228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5B440A68"/>
    <w:multiLevelType w:val="hybridMultilevel"/>
    <w:tmpl w:val="1DB65A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rentin Ponton">
    <w15:presenceInfo w15:providerId="Windows Live" w15:userId="fe39331a93db06b7"/>
  </w15:person>
  <w15:person w15:author="Utilisateur de Microsoft Office">
    <w15:presenceInfo w15:providerId="None" w15:userId="Utilisateur de Microsoft Office"/>
  </w15:person>
  <w15:person w15:author="Guillaume DAUDIN">
    <w15:presenceInfo w15:providerId="None" w15:userId="Guillaume DAUD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revisionView w:markup="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45"/>
    <w:rsid w:val="00023763"/>
    <w:rsid w:val="0009266F"/>
    <w:rsid w:val="00095C78"/>
    <w:rsid w:val="000C2F77"/>
    <w:rsid w:val="000C6202"/>
    <w:rsid w:val="0012323A"/>
    <w:rsid w:val="00136C1A"/>
    <w:rsid w:val="001B635A"/>
    <w:rsid w:val="001C3B0F"/>
    <w:rsid w:val="001D0A06"/>
    <w:rsid w:val="0020127C"/>
    <w:rsid w:val="00252827"/>
    <w:rsid w:val="00266CE1"/>
    <w:rsid w:val="0026740E"/>
    <w:rsid w:val="00286475"/>
    <w:rsid w:val="002A553E"/>
    <w:rsid w:val="002A6B23"/>
    <w:rsid w:val="002C28AF"/>
    <w:rsid w:val="002C4F5D"/>
    <w:rsid w:val="002C6AA0"/>
    <w:rsid w:val="002E1BCE"/>
    <w:rsid w:val="002F3945"/>
    <w:rsid w:val="003151DC"/>
    <w:rsid w:val="00316180"/>
    <w:rsid w:val="003249B0"/>
    <w:rsid w:val="0033473A"/>
    <w:rsid w:val="0034636B"/>
    <w:rsid w:val="00396B2B"/>
    <w:rsid w:val="003B6ABC"/>
    <w:rsid w:val="003C06CA"/>
    <w:rsid w:val="003E3747"/>
    <w:rsid w:val="00413BB8"/>
    <w:rsid w:val="00425C97"/>
    <w:rsid w:val="00435A00"/>
    <w:rsid w:val="00460255"/>
    <w:rsid w:val="00473F1D"/>
    <w:rsid w:val="004C1D71"/>
    <w:rsid w:val="004C33C1"/>
    <w:rsid w:val="004C6138"/>
    <w:rsid w:val="004F0A10"/>
    <w:rsid w:val="004F5595"/>
    <w:rsid w:val="00500B2C"/>
    <w:rsid w:val="00565D44"/>
    <w:rsid w:val="00581DCE"/>
    <w:rsid w:val="00597B4E"/>
    <w:rsid w:val="005A632D"/>
    <w:rsid w:val="005A74DF"/>
    <w:rsid w:val="005E01E5"/>
    <w:rsid w:val="005E7374"/>
    <w:rsid w:val="006010C0"/>
    <w:rsid w:val="0060600B"/>
    <w:rsid w:val="00654561"/>
    <w:rsid w:val="00656AB3"/>
    <w:rsid w:val="006604C3"/>
    <w:rsid w:val="00691F44"/>
    <w:rsid w:val="006A240F"/>
    <w:rsid w:val="006F1E36"/>
    <w:rsid w:val="007662A8"/>
    <w:rsid w:val="007834AB"/>
    <w:rsid w:val="007A7F24"/>
    <w:rsid w:val="007C58A4"/>
    <w:rsid w:val="00805AAC"/>
    <w:rsid w:val="00832E87"/>
    <w:rsid w:val="00843394"/>
    <w:rsid w:val="008508D4"/>
    <w:rsid w:val="00865601"/>
    <w:rsid w:val="00897247"/>
    <w:rsid w:val="008B44FD"/>
    <w:rsid w:val="008C1D01"/>
    <w:rsid w:val="008C3394"/>
    <w:rsid w:val="008F50A5"/>
    <w:rsid w:val="00907EE2"/>
    <w:rsid w:val="00947BAE"/>
    <w:rsid w:val="00963718"/>
    <w:rsid w:val="009658E0"/>
    <w:rsid w:val="00996334"/>
    <w:rsid w:val="009A2B7B"/>
    <w:rsid w:val="009D0A5B"/>
    <w:rsid w:val="009E6F40"/>
    <w:rsid w:val="00A0361A"/>
    <w:rsid w:val="00A25392"/>
    <w:rsid w:val="00A6400C"/>
    <w:rsid w:val="00A6645D"/>
    <w:rsid w:val="00A8169B"/>
    <w:rsid w:val="00A91D80"/>
    <w:rsid w:val="00AA6F89"/>
    <w:rsid w:val="00AB3775"/>
    <w:rsid w:val="00AD052A"/>
    <w:rsid w:val="00AD5433"/>
    <w:rsid w:val="00B25303"/>
    <w:rsid w:val="00B43B3C"/>
    <w:rsid w:val="00BB144E"/>
    <w:rsid w:val="00BB3F08"/>
    <w:rsid w:val="00BC22E3"/>
    <w:rsid w:val="00BC4130"/>
    <w:rsid w:val="00C16452"/>
    <w:rsid w:val="00C50A9D"/>
    <w:rsid w:val="00C50C54"/>
    <w:rsid w:val="00C51318"/>
    <w:rsid w:val="00C53A67"/>
    <w:rsid w:val="00C6265D"/>
    <w:rsid w:val="00C70439"/>
    <w:rsid w:val="00C70835"/>
    <w:rsid w:val="00C8617A"/>
    <w:rsid w:val="00C9387B"/>
    <w:rsid w:val="00C950BC"/>
    <w:rsid w:val="00CC3165"/>
    <w:rsid w:val="00CD05C1"/>
    <w:rsid w:val="00CE6C4E"/>
    <w:rsid w:val="00D42028"/>
    <w:rsid w:val="00D51D6E"/>
    <w:rsid w:val="00D658A1"/>
    <w:rsid w:val="00D85E5B"/>
    <w:rsid w:val="00DD4816"/>
    <w:rsid w:val="00DE78A8"/>
    <w:rsid w:val="00E052DD"/>
    <w:rsid w:val="00E2256C"/>
    <w:rsid w:val="00E23153"/>
    <w:rsid w:val="00E24ED2"/>
    <w:rsid w:val="00E30109"/>
    <w:rsid w:val="00E313FB"/>
    <w:rsid w:val="00EC0D23"/>
    <w:rsid w:val="00ED65CD"/>
    <w:rsid w:val="00ED7127"/>
    <w:rsid w:val="00F03BA7"/>
    <w:rsid w:val="00F25B07"/>
    <w:rsid w:val="00F26F88"/>
    <w:rsid w:val="00F307A7"/>
    <w:rsid w:val="00F44B06"/>
    <w:rsid w:val="00F46917"/>
    <w:rsid w:val="00F55035"/>
    <w:rsid w:val="00F64A99"/>
    <w:rsid w:val="00F708B4"/>
    <w:rsid w:val="00F73B32"/>
    <w:rsid w:val="00F86AE9"/>
    <w:rsid w:val="00F9456D"/>
    <w:rsid w:val="00FB1C0A"/>
    <w:rsid w:val="00FB2EFB"/>
    <w:rsid w:val="00FB4505"/>
    <w:rsid w:val="00FB66E2"/>
    <w:rsid w:val="00FD2BE6"/>
    <w:rsid w:val="00FE5059"/>
    <w:rsid w:val="00FE6C86"/>
    <w:rsid w:val="00FE7C21"/>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B34D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F3945"/>
    <w:pPr>
      <w:spacing w:line="360" w:lineRule="auto"/>
      <w:jc w:val="both"/>
    </w:pPr>
    <w:rPr>
      <w:rFonts w:ascii="Times New Roman" w:hAnsi="Times New Roman" w:cs="Times New Roman"/>
      <w:sz w:val="22"/>
      <w:szCs w:val="22"/>
      <w:lang w:val="en-US"/>
    </w:rPr>
  </w:style>
  <w:style w:type="paragraph" w:styleId="Titre1">
    <w:name w:val="heading 1"/>
    <w:basedOn w:val="Normal"/>
    <w:next w:val="Normal"/>
    <w:link w:val="Titre1Car"/>
    <w:uiPriority w:val="9"/>
    <w:qFormat/>
    <w:rsid w:val="000C2F77"/>
    <w:pPr>
      <w:keepNext/>
      <w:keepLines/>
      <w:numPr>
        <w:numId w:val="4"/>
      </w:numPr>
      <w:spacing w:before="240"/>
      <w:ind w:left="414" w:hanging="357"/>
      <w:outlineLvl w:val="0"/>
    </w:pPr>
    <w:rPr>
      <w:rFonts w:asciiTheme="majorHAnsi" w:eastAsiaTheme="majorEastAsia" w:hAnsiTheme="majorHAnsi" w:cstheme="majorBidi"/>
      <w:color w:val="000000" w:themeColor="text1"/>
      <w:sz w:val="28"/>
      <w:szCs w:val="32"/>
    </w:rPr>
  </w:style>
  <w:style w:type="paragraph" w:styleId="Titre2">
    <w:name w:val="heading 2"/>
    <w:basedOn w:val="Pardeliste"/>
    <w:next w:val="Normal"/>
    <w:link w:val="Titre2Car"/>
    <w:uiPriority w:val="9"/>
    <w:unhideWhenUsed/>
    <w:qFormat/>
    <w:rsid w:val="00252827"/>
    <w:pPr>
      <w:numPr>
        <w:numId w:val="1"/>
      </w:numPr>
      <w:outlineLvl w:val="1"/>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unhideWhenUsed/>
    <w:rsid w:val="002F3945"/>
  </w:style>
  <w:style w:type="character" w:customStyle="1" w:styleId="NotedebasdepageCar">
    <w:name w:val="Note de bas de page Car"/>
    <w:basedOn w:val="Policepardfaut"/>
    <w:link w:val="Notedebasdepage"/>
    <w:uiPriority w:val="99"/>
    <w:rsid w:val="002F3945"/>
    <w:rPr>
      <w:rFonts w:ascii="Times New Roman" w:hAnsi="Times New Roman" w:cs="Times New Roman"/>
      <w:sz w:val="22"/>
      <w:szCs w:val="22"/>
      <w:lang w:val="en-US"/>
    </w:rPr>
  </w:style>
  <w:style w:type="character" w:styleId="Appelnotedebasdep">
    <w:name w:val="footnote reference"/>
    <w:basedOn w:val="Policepardfaut"/>
    <w:uiPriority w:val="99"/>
    <w:unhideWhenUsed/>
    <w:rsid w:val="002F3945"/>
    <w:rPr>
      <w:vertAlign w:val="superscript"/>
    </w:rPr>
  </w:style>
  <w:style w:type="table" w:styleId="Grilledutableau">
    <w:name w:val="Table Grid"/>
    <w:basedOn w:val="TableauNormal"/>
    <w:uiPriority w:val="39"/>
    <w:rsid w:val="002F39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2F3945"/>
    <w:pPr>
      <w:spacing w:after="200" w:line="240" w:lineRule="auto"/>
    </w:pPr>
    <w:rPr>
      <w:i/>
      <w:iCs/>
      <w:color w:val="44546A" w:themeColor="text2"/>
      <w:sz w:val="18"/>
      <w:szCs w:val="18"/>
    </w:rPr>
  </w:style>
  <w:style w:type="paragraph" w:styleId="Pardeliste">
    <w:name w:val="List Paragraph"/>
    <w:basedOn w:val="Normal"/>
    <w:uiPriority w:val="34"/>
    <w:qFormat/>
    <w:rsid w:val="002F3945"/>
    <w:pPr>
      <w:ind w:left="720"/>
      <w:contextualSpacing/>
    </w:pPr>
  </w:style>
  <w:style w:type="paragraph" w:styleId="Sansinterligne">
    <w:name w:val="No Spacing"/>
    <w:uiPriority w:val="1"/>
    <w:qFormat/>
    <w:rsid w:val="002F3945"/>
    <w:rPr>
      <w:sz w:val="22"/>
      <w:szCs w:val="22"/>
    </w:rPr>
  </w:style>
  <w:style w:type="paragraph" w:styleId="Titre">
    <w:name w:val="Title"/>
    <w:basedOn w:val="Normal"/>
    <w:next w:val="Normal"/>
    <w:link w:val="TitreCar"/>
    <w:uiPriority w:val="10"/>
    <w:qFormat/>
    <w:rsid w:val="002A553E"/>
    <w:pPr>
      <w:spacing w:line="240" w:lineRule="auto"/>
      <w:contextualSpacing/>
    </w:pPr>
    <w:rPr>
      <w:rFonts w:asciiTheme="majorHAnsi" w:eastAsiaTheme="majorEastAsia" w:hAnsiTheme="majorHAnsi" w:cstheme="majorBidi"/>
      <w:spacing w:val="-10"/>
      <w:kern w:val="28"/>
      <w:sz w:val="36"/>
      <w:szCs w:val="56"/>
    </w:rPr>
  </w:style>
  <w:style w:type="character" w:customStyle="1" w:styleId="TitreCar">
    <w:name w:val="Titre Car"/>
    <w:basedOn w:val="Policepardfaut"/>
    <w:link w:val="Titre"/>
    <w:uiPriority w:val="10"/>
    <w:rsid w:val="000C2F77"/>
    <w:rPr>
      <w:rFonts w:asciiTheme="majorHAnsi" w:eastAsiaTheme="majorEastAsia" w:hAnsiTheme="majorHAnsi" w:cstheme="majorBidi"/>
      <w:spacing w:val="-10"/>
      <w:kern w:val="28"/>
      <w:sz w:val="32"/>
      <w:szCs w:val="56"/>
      <w:lang w:val="en-US"/>
    </w:rPr>
  </w:style>
  <w:style w:type="paragraph" w:styleId="Sous-titre">
    <w:name w:val="Subtitle"/>
    <w:basedOn w:val="Normal"/>
    <w:next w:val="Normal"/>
    <w:link w:val="Sous-titreCar"/>
    <w:uiPriority w:val="11"/>
    <w:qFormat/>
    <w:rsid w:val="002A553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ous-titreCar">
    <w:name w:val="Sous-titre Car"/>
    <w:basedOn w:val="Policepardfaut"/>
    <w:link w:val="Sous-titre"/>
    <w:uiPriority w:val="11"/>
    <w:rsid w:val="002A553E"/>
    <w:rPr>
      <w:rFonts w:eastAsiaTheme="minorEastAsia"/>
      <w:color w:val="5A5A5A" w:themeColor="text1" w:themeTint="A5"/>
      <w:spacing w:val="15"/>
      <w:sz w:val="22"/>
      <w:szCs w:val="22"/>
      <w:lang w:val="en-US"/>
    </w:rPr>
  </w:style>
  <w:style w:type="character" w:customStyle="1" w:styleId="Titre1Car">
    <w:name w:val="Titre 1 Car"/>
    <w:basedOn w:val="Policepardfaut"/>
    <w:link w:val="Titre1"/>
    <w:uiPriority w:val="9"/>
    <w:rsid w:val="000C2F77"/>
    <w:rPr>
      <w:rFonts w:asciiTheme="majorHAnsi" w:eastAsiaTheme="majorEastAsia" w:hAnsiTheme="majorHAnsi" w:cstheme="majorBidi"/>
      <w:color w:val="000000" w:themeColor="text1"/>
      <w:sz w:val="28"/>
      <w:szCs w:val="32"/>
      <w:lang w:val="en-US"/>
    </w:rPr>
  </w:style>
  <w:style w:type="character" w:customStyle="1" w:styleId="Titre2Car">
    <w:name w:val="Titre 2 Car"/>
    <w:basedOn w:val="Policepardfaut"/>
    <w:link w:val="Titre2"/>
    <w:uiPriority w:val="9"/>
    <w:rsid w:val="00252827"/>
    <w:rPr>
      <w:rFonts w:ascii="Times New Roman" w:hAnsi="Times New Roman" w:cs="Times New Roman"/>
      <w:sz w:val="22"/>
      <w:szCs w:val="22"/>
      <w:lang w:val="en-US"/>
    </w:rPr>
  </w:style>
  <w:style w:type="character" w:styleId="Lienhypertexte">
    <w:name w:val="Hyperlink"/>
    <w:basedOn w:val="Policepardfaut"/>
    <w:uiPriority w:val="99"/>
    <w:unhideWhenUsed/>
    <w:rsid w:val="005A74DF"/>
    <w:rPr>
      <w:color w:val="0563C1" w:themeColor="hyperlink"/>
      <w:u w:val="single"/>
    </w:rPr>
  </w:style>
  <w:style w:type="paragraph" w:styleId="En-tte">
    <w:name w:val="header"/>
    <w:basedOn w:val="Normal"/>
    <w:link w:val="En-tteCar"/>
    <w:uiPriority w:val="99"/>
    <w:unhideWhenUsed/>
    <w:rsid w:val="00B25303"/>
    <w:pPr>
      <w:tabs>
        <w:tab w:val="center" w:pos="4536"/>
        <w:tab w:val="right" w:pos="9072"/>
      </w:tabs>
      <w:spacing w:line="240" w:lineRule="auto"/>
    </w:pPr>
  </w:style>
  <w:style w:type="character" w:customStyle="1" w:styleId="En-tteCar">
    <w:name w:val="En-tête Car"/>
    <w:basedOn w:val="Policepardfaut"/>
    <w:link w:val="En-tte"/>
    <w:uiPriority w:val="99"/>
    <w:rsid w:val="00B25303"/>
    <w:rPr>
      <w:rFonts w:ascii="Times New Roman" w:hAnsi="Times New Roman" w:cs="Times New Roman"/>
      <w:sz w:val="22"/>
      <w:szCs w:val="22"/>
      <w:lang w:val="en-US"/>
    </w:rPr>
  </w:style>
  <w:style w:type="paragraph" w:styleId="Pieddepage">
    <w:name w:val="footer"/>
    <w:basedOn w:val="Normal"/>
    <w:link w:val="PieddepageCar"/>
    <w:uiPriority w:val="99"/>
    <w:unhideWhenUsed/>
    <w:rsid w:val="00B25303"/>
    <w:pPr>
      <w:tabs>
        <w:tab w:val="center" w:pos="4536"/>
        <w:tab w:val="right" w:pos="9072"/>
      </w:tabs>
      <w:spacing w:line="240" w:lineRule="auto"/>
    </w:pPr>
  </w:style>
  <w:style w:type="character" w:customStyle="1" w:styleId="PieddepageCar">
    <w:name w:val="Pied de page Car"/>
    <w:basedOn w:val="Policepardfaut"/>
    <w:link w:val="Pieddepage"/>
    <w:uiPriority w:val="99"/>
    <w:rsid w:val="00B25303"/>
    <w:rPr>
      <w:rFonts w:ascii="Times New Roman" w:hAnsi="Times New Roman" w:cs="Times New Roman"/>
      <w:sz w:val="22"/>
      <w:szCs w:val="22"/>
      <w:lang w:val="en-US"/>
    </w:rPr>
  </w:style>
  <w:style w:type="character" w:styleId="Numrodepage">
    <w:name w:val="page number"/>
    <w:basedOn w:val="Policepardfaut"/>
    <w:uiPriority w:val="99"/>
    <w:semiHidden/>
    <w:unhideWhenUsed/>
    <w:rsid w:val="00B25303"/>
  </w:style>
  <w:style w:type="paragraph" w:styleId="Textedebulles">
    <w:name w:val="Balloon Text"/>
    <w:basedOn w:val="Normal"/>
    <w:link w:val="TextedebullesCar"/>
    <w:uiPriority w:val="99"/>
    <w:semiHidden/>
    <w:unhideWhenUsed/>
    <w:rsid w:val="00843394"/>
    <w:pPr>
      <w:spacing w:line="240" w:lineRule="auto"/>
    </w:pPr>
    <w:rPr>
      <w:sz w:val="18"/>
      <w:szCs w:val="18"/>
    </w:rPr>
  </w:style>
  <w:style w:type="character" w:customStyle="1" w:styleId="TextedebullesCar">
    <w:name w:val="Texte de bulles Car"/>
    <w:basedOn w:val="Policepardfaut"/>
    <w:link w:val="Textedebulles"/>
    <w:uiPriority w:val="99"/>
    <w:semiHidden/>
    <w:rsid w:val="00843394"/>
    <w:rPr>
      <w:rFonts w:ascii="Times New Roman" w:hAnsi="Times New Roman" w:cs="Times New Roman"/>
      <w:sz w:val="18"/>
      <w:szCs w:val="18"/>
      <w:lang w:val="en-US"/>
    </w:rPr>
  </w:style>
  <w:style w:type="table" w:customStyle="1" w:styleId="Grilledetableauclaire1">
    <w:name w:val="Grille de tableau claire1"/>
    <w:basedOn w:val="TableauNormal"/>
    <w:uiPriority w:val="40"/>
    <w:rsid w:val="009658E0"/>
    <w:rPr>
      <w:rFonts w:eastAsia="Times New Roman" w:cs="Times New Roma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2.xml"/><Relationship Id="rId31" Type="http://schemas.openxmlformats.org/officeDocument/2006/relationships/fontTable" Target="fontTable.xml"/><Relationship Id="rId32" Type="http://schemas.microsoft.com/office/2011/relationships/people" Target="peop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1D88572-3135-2C4D-8463-36B562E83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17</Pages>
  <Words>10306</Words>
  <Characters>56687</Characters>
  <Application>Microsoft Macintosh Word</Application>
  <DocSecurity>0</DocSecurity>
  <Lines>472</Lines>
  <Paragraphs>133</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66860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Guillaume DAUDIN</cp:lastModifiedBy>
  <cp:revision>13</cp:revision>
  <cp:lastPrinted>2017-08-01T06:43:00Z</cp:lastPrinted>
  <dcterms:created xsi:type="dcterms:W3CDTF">2016-08-03T09:55:00Z</dcterms:created>
  <dcterms:modified xsi:type="dcterms:W3CDTF">2017-08-01T16:35:00Z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http://www.zotero.org/styles/annual-review-of-economics</vt:lpwstr>
  </property>
</Properties>
</file>